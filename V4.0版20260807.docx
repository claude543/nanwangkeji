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E6DB2">
      <w:pPr>
        <w:rPr>
          <w:rFonts w:hint="eastAsia"/>
        </w:rPr>
      </w:pPr>
      <w:r>
        <w:rPr>
          <w:rFonts w:hint="eastAsia"/>
        </w:rPr>
        <w:t>V4.0</w:t>
      </w:r>
      <w:del w:id="0" w:author="园博 苏" w:date="2026-08-07T16:24:37Z">
        <w:r>
          <w:rPr>
            <w:b/>
            <w:bCs/>
            <w:color w:val="EE0000"/>
          </w:rPr>
          <w:delText>影子运行版</w:delText>
        </w:r>
      </w:del>
      <w:ins w:id="1" w:author="园博 苏" w:date="2026-08-07T16:24:37Z">
        <w:r>
          <w:rPr>
            <w:rFonts w:hint="eastAsia"/>
          </w:rPr>
          <w:t>-shadow（2026-08-07完整六设备实时模型联调更新版）</w:t>
        </w:r>
      </w:ins>
      <w:r>
        <w:rPr>
          <w:rFonts w:hint="eastAsia"/>
        </w:rPr>
        <w:t>需求</w:t>
      </w:r>
    </w:p>
    <w:p w14:paraId="256328DF">
      <w:pPr>
        <w:rPr>
          <w:rFonts w:hint="eastAsia"/>
        </w:rPr>
      </w:pPr>
    </w:p>
    <w:p w14:paraId="6823B95E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一、V4的目标和边界</w:t>
      </w:r>
    </w:p>
    <w:p w14:paraId="3D8B3A7E">
      <w:pPr>
        <w:rPr>
          <w:rFonts w:hint="eastAsia"/>
        </w:rPr>
      </w:pPr>
      <w:r>
        <w:rPr>
          <w:rFonts w:hint="eastAsia"/>
        </w:rPr>
        <w:t>V4</w:t>
      </w:r>
      <w:ins w:id="2" w:author="园博 苏" w:date="2026-08-07T16:24:37Z">
        <w:r>
          <w:rPr>
            <w:rFonts w:hint="eastAsia"/>
          </w:rPr>
          <w:t>在已验收通过的V3.2程序基础上</w:t>
        </w:r>
      </w:ins>
      <w:r>
        <w:rPr>
          <w:rFonts w:hint="eastAsia"/>
        </w:rPr>
        <w:t>增加板端基础AGC计算，完整数据流程为：</w:t>
      </w:r>
    </w:p>
    <w:p w14:paraId="214FCA78">
      <w:pPr>
        <w:rPr>
          <w:rFonts w:hint="eastAsia"/>
        </w:rPr>
      </w:pPr>
      <w:r>
        <w:rPr>
          <w:rFonts w:hint="eastAsia"/>
        </w:rPr>
        <w:t>RT-LAB通过FC03提供40101～40116</w:t>
      </w:r>
    </w:p>
    <w:p w14:paraId="0D171724">
      <w:pPr>
        <w:rPr>
          <w:rFonts w:hint="eastAsia"/>
        </w:rPr>
      </w:pPr>
      <w:del w:id="3" w:author="园博 苏" w:date="2026-08-07T16:24:37Z">
        <w:r>
          <w:rPr/>
          <w:delText xml:space="preserve">→ </w:delText>
        </w:r>
      </w:del>
      <w:ins w:id="4" w:author="园博 苏" w:date="2026-08-07T16:24:37Z">
        <w:r>
          <w:rPr>
            <w:rFonts w:hint="eastAsia"/>
          </w:rPr>
          <w:t>→</w:t>
        </w:r>
      </w:ins>
      <w:r>
        <w:rPr>
          <w:rFonts w:hint="eastAsia"/>
        </w:rPr>
        <w:t>板端执行V3.2状态</w:t>
      </w:r>
      <w:ins w:id="5" w:author="园博 苏" w:date="2026-08-07T16:24:37Z">
        <w:r>
          <w:rPr>
            <w:rFonts w:hint="eastAsia"/>
          </w:rPr>
          <w:t>机</w:t>
        </w:r>
      </w:ins>
      <w:r>
        <w:rPr>
          <w:rFonts w:hint="eastAsia"/>
        </w:rPr>
        <w:t>和数据有效性判断</w:t>
      </w:r>
    </w:p>
    <w:p w14:paraId="49DF86BC">
      <w:pPr>
        <w:rPr>
          <w:rFonts w:hint="eastAsia"/>
        </w:rPr>
      </w:pPr>
      <w:del w:id="6" w:author="园博 苏" w:date="2026-08-07T16:24:37Z">
        <w:r>
          <w:rPr/>
          <w:delText xml:space="preserve">→ </w:delText>
        </w:r>
      </w:del>
      <w:ins w:id="7" w:author="园博 苏" w:date="2026-08-07T16:24:37Z">
        <w:r>
          <w:rPr>
            <w:rFonts w:hint="eastAsia"/>
          </w:rPr>
          <w:t>→</w:t>
        </w:r>
      </w:ins>
      <w:r>
        <w:rPr>
          <w:rFonts w:hint="eastAsia"/>
        </w:rPr>
        <w:t>板端调用</w:t>
      </w:r>
      <w:del w:id="8" w:author="园博 苏" w:date="2026-08-07T16:24:37Z">
        <w:r>
          <w:rPr/>
          <w:delText>我们</w:delText>
        </w:r>
      </w:del>
      <w:ins w:id="9" w:author="园博 苏" w:date="2026-08-07T16:24:37Z">
        <w:r>
          <w:rPr>
            <w:rFonts w:hint="eastAsia"/>
          </w:rPr>
          <w:t>我方</w:t>
        </w:r>
      </w:ins>
      <w:r>
        <w:rPr>
          <w:rFonts w:hint="eastAsia"/>
        </w:rPr>
        <w:t>提供</w:t>
      </w:r>
      <w:ins w:id="10" w:author="园博 苏" w:date="2026-08-07T16:24:37Z">
        <w:r>
          <w:rPr>
            <w:rFonts w:hint="eastAsia"/>
          </w:rPr>
          <w:t>并冻结</w:t>
        </w:r>
      </w:ins>
      <w:r>
        <w:rPr>
          <w:rFonts w:hint="eastAsia"/>
        </w:rPr>
        <w:t>的C版</w:t>
      </w:r>
      <w:ins w:id="11" w:author="园博 苏" w:date="2026-08-07T16:24:37Z">
        <w:r>
          <w:rPr>
            <w:rFonts w:hint="eastAsia"/>
          </w:rPr>
          <w:t>基础</w:t>
        </w:r>
      </w:ins>
      <w:r>
        <w:rPr>
          <w:rFonts w:hint="eastAsia"/>
        </w:rPr>
        <w:t>AGC模块</w:t>
      </w:r>
    </w:p>
    <w:p w14:paraId="1F40BF27">
      <w:pPr>
        <w:rPr>
          <w:rFonts w:hint="eastAsia"/>
        </w:rPr>
      </w:pPr>
      <w:del w:id="12" w:author="园博 苏" w:date="2026-08-07T16:24:37Z">
        <w:r>
          <w:rPr/>
          <w:delText xml:space="preserve">→ </w:delText>
        </w:r>
      </w:del>
      <w:ins w:id="13" w:author="园博 苏" w:date="2026-08-07T16:24:37Z">
        <w:r>
          <w:rPr>
            <w:rFonts w:hint="eastAsia"/>
          </w:rPr>
          <w:t>→</w:t>
        </w:r>
      </w:ins>
      <w:r>
        <w:rPr>
          <w:rFonts w:hint="eastAsia"/>
        </w:rPr>
        <w:t>生成40001～40009</w:t>
      </w:r>
    </w:p>
    <w:p w14:paraId="11F20161">
      <w:pPr>
        <w:rPr>
          <w:rFonts w:hint="eastAsia"/>
        </w:rPr>
      </w:pPr>
      <w:del w:id="14" w:author="园博 苏" w:date="2026-08-07T16:24:37Z">
        <w:r>
          <w:rPr/>
          <w:delText>→ 加上</w:delText>
        </w:r>
      </w:del>
      <w:ins w:id="15" w:author="园博 苏" w:date="2026-08-07T16:24:37Z">
        <w:r>
          <w:rPr>
            <w:rFonts w:hint="eastAsia"/>
          </w:rPr>
          <w:t>→按V3.2逻辑生成</w:t>
        </w:r>
      </w:ins>
      <w:r>
        <w:rPr>
          <w:rFonts w:hint="eastAsia"/>
        </w:rPr>
        <w:t>40010～40012</w:t>
      </w:r>
    </w:p>
    <w:p w14:paraId="3FF46A3E">
      <w:pPr>
        <w:rPr>
          <w:del w:id="16" w:author="园博 苏" w:date="2026-08-07T16:24:37Z"/>
          <w:rFonts w:hint="eastAsia"/>
        </w:rPr>
      </w:pPr>
      <w:del w:id="17" w:author="园博 苏" w:date="2026-08-07T16:24:37Z">
        <w:r>
          <w:rPr/>
          <w:delText xml:space="preserve">→ </w:delText>
        </w:r>
      </w:del>
      <w:ins w:id="18" w:author="园博 苏" w:date="2026-08-07T16:24:37Z">
        <w:r>
          <w:rPr>
            <w:rFonts w:hint="eastAsia"/>
          </w:rPr>
          <w:t>→</w:t>
        </w:r>
      </w:ins>
      <w:r>
        <w:rPr>
          <w:rFonts w:hint="eastAsia"/>
        </w:rPr>
        <w:t>通过FC16一次性写回RT-LAB</w:t>
      </w:r>
    </w:p>
    <w:p w14:paraId="1E9C9295">
      <w:pPr>
        <w:rPr>
          <w:del w:id="19" w:author="园博 苏" w:date="2026-08-07T16:24:37Z"/>
          <w:rFonts w:hint="eastAsia"/>
        </w:rPr>
      </w:pPr>
      <w:del w:id="20" w:author="园博 苏" w:date="2026-08-07T16:24:37Z">
        <w:r>
          <w:rPr/>
          <w:delText>V4属于</w:delText>
        </w:r>
      </w:del>
      <w:del w:id="21" w:author="园博 苏" w:date="2026-08-07T16:24:37Z">
        <w:r>
          <w:rPr>
            <w:b/>
            <w:bCs/>
          </w:rPr>
          <w:delText>影子运行</w:delText>
        </w:r>
      </w:del>
      <w:del w:id="22" w:author="园博 苏" w:date="2026-08-07T16:24:37Z">
        <w:r>
          <w:rPr/>
          <w:delText>：</w:delText>
        </w:r>
      </w:del>
    </w:p>
    <w:p w14:paraId="0C2BA149">
      <w:pPr>
        <w:rPr>
          <w:rFonts w:hint="eastAsia"/>
        </w:rPr>
      </w:pPr>
      <w:del w:id="23" w:author="园博 苏" w:date="2026-08-07T16:24:37Z">
        <w:r>
          <w:rPr/>
          <w:delText>板端正常计算并写回六路功率命令；RT-LAB只记录和比较计算结果；40001～40006暂时不接入PV、ESS、EV设备功率指令端；实际设备接管属于后续V5</w:delText>
        </w:r>
      </w:del>
      <w:r>
        <w:rPr>
          <w:rFonts w:hint="eastAsia"/>
        </w:rPr>
        <w:t>。</w:t>
      </w:r>
    </w:p>
    <w:p w14:paraId="00D72618">
      <w:pPr>
        <w:rPr>
          <w:rFonts w:hint="eastAsia"/>
        </w:rPr>
      </w:pPr>
    </w:p>
    <w:p w14:paraId="1081FEC2">
      <w:pPr>
        <w:rPr>
          <w:del w:id="24" w:author="园博 苏" w:date="2026-08-07T16:24:37Z"/>
          <w:rFonts w:hint="eastAsia"/>
          <w:b/>
          <w:bCs/>
        </w:rPr>
      </w:pPr>
      <w:del w:id="25" w:author="园博 苏" w:date="2026-08-07T16:24:37Z">
        <w:r>
          <w:rPr>
            <w:b/>
            <w:bCs/>
          </w:rPr>
          <w:delText>二、V3.2功能保持不变</w:delText>
        </w:r>
      </w:del>
    </w:p>
    <w:p w14:paraId="5241626B">
      <w:pPr>
        <w:rPr>
          <w:del w:id="26" w:author="园博 苏" w:date="2026-08-07T16:24:37Z"/>
        </w:rPr>
      </w:pPr>
      <w:del w:id="27" w:author="园博 苏" w:date="2026-08-07T16:24:37Z">
        <w:r>
          <w:rPr/>
          <w:delText>请直接在已验收通过的V3.2程序中增加AGC，不修改现有功能</w:delText>
        </w:r>
      </w:del>
      <w:del w:id="28" w:author="园博 苏" w:date="2026-08-07T16:24:37Z">
        <w:r>
          <w:rPr>
            <w:rFonts w:hint="eastAsia"/>
          </w:rPr>
          <w:delText>。</w:delText>
        </w:r>
      </w:del>
      <w:del w:id="29" w:author="园博 苏" w:date="2026-08-07T16:24:37Z">
        <w:r>
          <w:rPr/>
          <w:delText>V4只是在V3.2安全框架内部增加AGC调用。</w:delText>
        </w:r>
      </w:del>
    </w:p>
    <w:p w14:paraId="60FFCA46">
      <w:pPr>
        <w:rPr>
          <w:del w:id="30" w:author="园博 苏" w:date="2026-08-07T16:24:37Z"/>
        </w:rPr>
      </w:pPr>
      <w:ins w:id="31" w:author="园博 苏" w:date="2026-08-07T16:24:37Z">
        <w:r>
          <w:rPr>
            <w:rFonts w:hint="eastAsia"/>
          </w:rPr>
          <w:t>V4仍为“影子运行版”。板端正常读取、计算、写回，但40001～40006暂时不接入六台设备的最终Pref。当前</w:t>
        </w:r>
      </w:ins>
      <w:r>
        <w:rPr>
          <w:rFonts w:hint="eastAsia"/>
        </w:rPr>
        <w:t>完整</w:t>
      </w:r>
      <w:del w:id="32" w:author="园博 苏" w:date="2026-08-07T16:24:37Z">
        <w:r>
          <w:rPr>
            <w:rFonts w:hint="eastAsia"/>
            <w:b/>
            <w:bCs/>
          </w:rPr>
          <w:delText>保留</w:delText>
        </w:r>
      </w:del>
      <w:del w:id="33" w:author="园博 苏" w:date="2026-08-07T16:24:37Z">
        <w:r>
          <w:rPr>
            <w:rFonts w:hint="eastAsia"/>
          </w:rPr>
          <w:delText>：</w:delText>
        </w:r>
      </w:del>
    </w:p>
    <w:p w14:paraId="1E1CDB1E">
      <w:pPr>
        <w:rPr>
          <w:del w:id="34" w:author="园博 苏" w:date="2026-08-07T16:24:37Z"/>
          <w:rFonts w:hint="eastAsia"/>
        </w:rPr>
      </w:pPr>
      <w:del w:id="35" w:author="园博 苏" w:date="2026-08-07T16:24:37Z">
        <w:r>
          <w:rPr>
            <w:rFonts w:hint="eastAsia"/>
          </w:rPr>
          <w:delText>DISCONNECTED、WAIT_VALID、ENABLED三状态机</w:delText>
        </w:r>
      </w:del>
    </w:p>
    <w:p w14:paraId="540ED71A">
      <w:pPr>
        <w:rPr>
          <w:del w:id="36" w:author="园博 苏" w:date="2026-08-07T16:24:37Z"/>
          <w:rFonts w:hint="eastAsia"/>
        </w:rPr>
      </w:pPr>
      <w:del w:id="37" w:author="园博 苏" w:date="2026-08-07T16:24:37Z">
        <w:r>
          <w:rPr>
            <w:rFonts w:hint="eastAsia"/>
          </w:rPr>
          <w:delText>FC03/FC16通信</w:delText>
        </w:r>
      </w:del>
    </w:p>
    <w:p w14:paraId="585EEC0B">
      <w:pPr>
        <w:rPr>
          <w:del w:id="38" w:author="园博 苏" w:date="2026-08-07T16:24:37Z"/>
          <w:rFonts w:hint="eastAsia"/>
        </w:rPr>
      </w:pPr>
      <w:del w:id="39" w:author="园博 苏" w:date="2026-08-07T16:24:37Z">
        <w:r>
          <w:rPr>
            <w:rFonts w:hint="eastAsia"/>
          </w:rPr>
          <w:delText>MODEL_STATUS判断</w:delText>
        </w:r>
      </w:del>
    </w:p>
    <w:p w14:paraId="4C92358A">
      <w:pPr>
        <w:rPr>
          <w:del w:id="40" w:author="园博 苏" w:date="2026-08-07T16:24:37Z"/>
          <w:rFonts w:hint="eastAsia"/>
        </w:rPr>
      </w:pPr>
      <w:ins w:id="41" w:author="园博 苏" w:date="2026-08-07T16:24:37Z">
        <w:r>
          <w:rPr>
            <w:rFonts w:hint="eastAsia"/>
          </w:rPr>
          <w:t>六设备RT-LAB模型继续由</w:t>
        </w:r>
      </w:ins>
      <w:r>
        <w:rPr>
          <w:rFonts w:hint="eastAsia"/>
        </w:rPr>
        <w:t>RT-LAB</w:t>
      </w:r>
      <w:del w:id="42" w:author="园博 苏" w:date="2026-08-07T16:24:37Z">
        <w:r>
          <w:rPr>
            <w:rFonts w:hint="eastAsia"/>
          </w:rPr>
          <w:delText>心跳</w:delText>
        </w:r>
      </w:del>
    </w:p>
    <w:p w14:paraId="201CDD48">
      <w:pPr>
        <w:rPr>
          <w:del w:id="43" w:author="园博 苏" w:date="2026-08-07T16:24:37Z"/>
          <w:rFonts w:hint="eastAsia"/>
        </w:rPr>
      </w:pPr>
      <w:del w:id="44" w:author="园博 苏" w:date="2026-08-07T16:24:37Z">
        <w:r>
          <w:rPr>
            <w:rFonts w:hint="eastAsia"/>
          </w:rPr>
          <w:delText>核心测量范围检查</w:delText>
        </w:r>
      </w:del>
    </w:p>
    <w:p w14:paraId="0E61C716">
      <w:pPr>
        <w:rPr>
          <w:del w:id="45" w:author="园博 苏" w:date="2026-08-07T16:24:37Z"/>
          <w:rFonts w:hint="eastAsia"/>
        </w:rPr>
      </w:pPr>
      <w:del w:id="46" w:author="园博 苏" w:date="2026-08-07T16:24:37Z">
        <w:r>
          <w:rPr>
            <w:rFonts w:hint="eastAsia"/>
          </w:rPr>
          <w:delText>连续3周期投入</w:delText>
        </w:r>
      </w:del>
    </w:p>
    <w:p w14:paraId="581F45BF">
      <w:pPr>
        <w:rPr>
          <w:del w:id="47" w:author="园博 苏" w:date="2026-08-07T16:24:37Z"/>
          <w:rFonts w:hint="eastAsia"/>
        </w:rPr>
      </w:pPr>
      <w:del w:id="48" w:author="园博 苏" w:date="2026-08-07T16:24:37Z">
        <w:r>
          <w:rPr>
            <w:rFonts w:hint="eastAsia"/>
          </w:rPr>
          <w:delText>异常立即撤销40010</w:delText>
        </w:r>
      </w:del>
    </w:p>
    <w:p w14:paraId="42C3976A">
      <w:pPr>
        <w:rPr>
          <w:del w:id="49" w:author="园博 苏" w:date="2026-08-07T16:24:37Z"/>
          <w:rFonts w:hint="eastAsia"/>
        </w:rPr>
      </w:pPr>
      <w:del w:id="50" w:author="园博 苏" w:date="2026-08-07T16:24:37Z">
        <w:r>
          <w:rPr>
            <w:rFonts w:hint="eastAsia"/>
          </w:rPr>
          <w:delText>CMD_SEQ和BOARD_HEARTBEAT</w:delText>
        </w:r>
      </w:del>
    </w:p>
    <w:p w14:paraId="58DD1F83">
      <w:pPr>
        <w:rPr>
          <w:rFonts w:hint="eastAsia"/>
        </w:rPr>
      </w:pPr>
      <w:ins w:id="51" w:author="园博 苏" w:date="2026-08-07T16:24:37Z">
        <w:r>
          <w:rPr>
            <w:rFonts w:hint="eastAsia"/>
          </w:rPr>
          <w:t>本地MATLAB AGC实际闭环控制；板端V4只做影子计算、</w:t>
        </w:r>
      </w:ins>
      <w:r>
        <w:rPr>
          <w:rFonts w:hint="eastAsia"/>
        </w:rPr>
        <w:t>通信</w:t>
      </w:r>
      <w:del w:id="52" w:author="园博 苏" w:date="2026-08-07T16:24:37Z">
        <w:r>
          <w:rPr>
            <w:rFonts w:hint="eastAsia"/>
          </w:rPr>
          <w:delText>失败、自动重连和安全恢复</w:delText>
        </w:r>
      </w:del>
      <w:ins w:id="53" w:author="园博 苏" w:date="2026-08-07T16:24:37Z">
        <w:r>
          <w:rPr>
            <w:rFonts w:hint="eastAsia"/>
          </w:rPr>
          <w:t>、安全状态和算法一致性验收。40001～40006真正接管设备Pref属于V5。</w:t>
        </w:r>
      </w:ins>
    </w:p>
    <w:p w14:paraId="05361308">
      <w:pPr>
        <w:rPr>
          <w:ins w:id="54" w:author="园博 苏" w:date="2026-08-07T16:24:38Z"/>
          <w:rFonts w:hint="eastAsia"/>
        </w:rPr>
      </w:pPr>
      <w:del w:id="55" w:author="园博 苏" w:date="2026-08-07T16:24:38Z">
        <w:r>
          <w:rPr/>
          <w:delText>计算六路</w:delText>
        </w:r>
      </w:del>
    </w:p>
    <w:p w14:paraId="7FAEB74E">
      <w:pPr>
        <w:rPr>
          <w:ins w:id="56" w:author="园博 苏" w:date="2026-08-07T16:24:38Z"/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二</w:t>
      </w:r>
      <w:ins w:id="57" w:author="园博 苏" w:date="2026-08-07T16:24:38Z">
        <w:r>
          <w:rPr>
            <w:rFonts w:hint="eastAsia"/>
            <w:b/>
            <w:bCs/>
          </w:rPr>
          <w:t>、V3.2功能必须完整保留</w:t>
        </w:r>
      </w:ins>
    </w:p>
    <w:p w14:paraId="626B87E8">
      <w:pPr>
        <w:rPr>
          <w:ins w:id="58" w:author="园博 苏" w:date="2026-08-07T16:24:38Z"/>
          <w:rFonts w:hint="eastAsia"/>
        </w:rPr>
      </w:pPr>
      <w:ins w:id="59" w:author="园博 苏" w:date="2026-08-07T16:24:38Z">
        <w:r>
          <w:rPr>
            <w:rFonts w:hint="eastAsia"/>
          </w:rPr>
          <w:t>请直接在已验收通过的V3.2程序中集成AGC，不修改现有安全框架。完整保留：</w:t>
        </w:r>
      </w:ins>
    </w:p>
    <w:p w14:paraId="543717BA">
      <w:pPr>
        <w:rPr>
          <w:ins w:id="60" w:author="园博 苏" w:date="2026-08-07T16:24:38Z"/>
          <w:rFonts w:hint="eastAsia"/>
        </w:rPr>
      </w:pPr>
      <w:ins w:id="61" w:author="园博 苏" w:date="2026-08-07T16:24:38Z">
        <w:r>
          <w:rPr>
            <w:rFonts w:hint="eastAsia"/>
          </w:rPr>
          <w:t>1. DISCONNECTED、WAIT_VALID、ENABLED三状态机；</w:t>
        </w:r>
      </w:ins>
    </w:p>
    <w:p w14:paraId="3E08F1C9">
      <w:pPr>
        <w:rPr>
          <w:ins w:id="62" w:author="园博 苏" w:date="2026-08-07T16:24:38Z"/>
          <w:rFonts w:hint="eastAsia"/>
        </w:rPr>
      </w:pPr>
      <w:ins w:id="63" w:author="园博 苏" w:date="2026-08-07T16:24:38Z">
        <w:r>
          <w:rPr>
            <w:rFonts w:hint="eastAsia"/>
          </w:rPr>
          <w:t>2. FC03/FC16通信；</w:t>
        </w:r>
      </w:ins>
    </w:p>
    <w:p w14:paraId="55E6CFD6">
      <w:pPr>
        <w:rPr>
          <w:ins w:id="64" w:author="园博 苏" w:date="2026-08-07T16:24:38Z"/>
          <w:rFonts w:hint="eastAsia"/>
        </w:rPr>
      </w:pPr>
      <w:ins w:id="65" w:author="园博 苏" w:date="2026-08-07T16:24:38Z">
        <w:r>
          <w:rPr>
            <w:rFonts w:hint="eastAsia"/>
          </w:rPr>
          <w:t>3. MODEL_STATUS判断；</w:t>
        </w:r>
      </w:ins>
    </w:p>
    <w:p w14:paraId="1F2DF7B9">
      <w:pPr>
        <w:rPr>
          <w:ins w:id="66" w:author="园博 苏" w:date="2026-08-07T16:24:38Z"/>
          <w:rFonts w:hint="eastAsia"/>
        </w:rPr>
      </w:pPr>
      <w:ins w:id="67" w:author="园博 苏" w:date="2026-08-07T16:24:38Z">
        <w:r>
          <w:rPr>
            <w:rFonts w:hint="eastAsia"/>
          </w:rPr>
          <w:t>4. RT-LAB心跳监测；</w:t>
        </w:r>
      </w:ins>
    </w:p>
    <w:p w14:paraId="13BD4A3E">
      <w:pPr>
        <w:rPr>
          <w:ins w:id="68" w:author="园博 苏" w:date="2026-08-07T16:24:38Z"/>
          <w:rFonts w:hint="eastAsia"/>
        </w:rPr>
      </w:pPr>
      <w:ins w:id="69" w:author="园博 苏" w:date="2026-08-07T16:24:38Z">
        <w:r>
          <w:rPr>
            <w:rFonts w:hint="eastAsia"/>
          </w:rPr>
          <w:t>5. BOARD_HEARTBEAT；</w:t>
        </w:r>
      </w:ins>
    </w:p>
    <w:p w14:paraId="79C04E4D">
      <w:pPr>
        <w:rPr>
          <w:ins w:id="70" w:author="园博 苏" w:date="2026-08-07T16:24:38Z"/>
          <w:rFonts w:hint="eastAsia"/>
        </w:rPr>
      </w:pPr>
      <w:ins w:id="71" w:author="园博 苏" w:date="2026-08-07T16:24:38Z">
        <w:r>
          <w:rPr>
            <w:rFonts w:hint="eastAsia"/>
          </w:rPr>
          <w:t>6. 核心测量范围检查；</w:t>
        </w:r>
      </w:ins>
    </w:p>
    <w:p w14:paraId="7BDC47C0">
      <w:pPr>
        <w:rPr>
          <w:ins w:id="72" w:author="园博 苏" w:date="2026-08-07T16:24:38Z"/>
          <w:rFonts w:hint="eastAsia"/>
        </w:rPr>
      </w:pPr>
      <w:ins w:id="73" w:author="园博 苏" w:date="2026-08-07T16:24:38Z">
        <w:r>
          <w:rPr>
            <w:rFonts w:hint="eastAsia"/>
          </w:rPr>
          <w:t>7. 连续3个有效周期后允许投入；</w:t>
        </w:r>
      </w:ins>
    </w:p>
    <w:p w14:paraId="068E4F42">
      <w:pPr>
        <w:rPr>
          <w:ins w:id="74" w:author="园博 苏" w:date="2026-08-07T16:24:38Z"/>
          <w:rFonts w:hint="eastAsia"/>
        </w:rPr>
      </w:pPr>
      <w:ins w:id="75" w:author="园博 苏" w:date="2026-08-07T16:24:38Z">
        <w:r>
          <w:rPr>
            <w:rFonts w:hint="eastAsia"/>
          </w:rPr>
          <w:t>8. 任一异常立即撤销40010；</w:t>
        </w:r>
      </w:ins>
    </w:p>
    <w:p w14:paraId="2881C458">
      <w:pPr>
        <w:rPr>
          <w:ins w:id="76" w:author="园博 苏" w:date="2026-08-07T16:24:38Z"/>
          <w:rFonts w:hint="eastAsia"/>
        </w:rPr>
      </w:pPr>
      <w:ins w:id="77" w:author="园博 苏" w:date="2026-08-07T16:24:38Z">
        <w:r>
          <w:rPr>
            <w:rFonts w:hint="eastAsia"/>
          </w:rPr>
          <w:t>9. CMD_SEQ；</w:t>
        </w:r>
      </w:ins>
    </w:p>
    <w:p w14:paraId="2F3D1BB4">
      <w:pPr>
        <w:rPr>
          <w:ins w:id="78" w:author="园博 苏" w:date="2026-08-07T16:24:38Z"/>
          <w:rFonts w:hint="eastAsia"/>
        </w:rPr>
      </w:pPr>
      <w:ins w:id="79" w:author="园博 苏" w:date="2026-08-07T16:24:38Z">
        <w:r>
          <w:rPr>
            <w:rFonts w:hint="eastAsia"/>
          </w:rPr>
          <w:t>10. 通信失败、自动重连和安全恢复；</w:t>
        </w:r>
      </w:ins>
    </w:p>
    <w:p w14:paraId="3D18836D">
      <w:pPr>
        <w:rPr>
          <w:ins w:id="80" w:author="园博 苏" w:date="2026-08-07T16:24:38Z"/>
          <w:rFonts w:hint="eastAsia"/>
        </w:rPr>
      </w:pPr>
      <w:ins w:id="81" w:author="园博 苏" w:date="2026-08-07T16:24:38Z">
        <w:r>
          <w:rPr>
            <w:rFonts w:hint="eastAsia"/>
          </w:rPr>
          <w:t>11. 原V3.2寄存器编码、补码、舍入、限值及Unit ID/端口等配置。</w:t>
        </w:r>
      </w:ins>
    </w:p>
    <w:p w14:paraId="46D7ACD8">
      <w:pPr>
        <w:rPr>
          <w:ins w:id="82" w:author="园博 苏" w:date="2026-08-07T16:24:38Z"/>
          <w:rFonts w:hint="eastAsia"/>
        </w:rPr>
      </w:pPr>
    </w:p>
    <w:p w14:paraId="21B7FEC2">
      <w:pPr>
        <w:rPr>
          <w:ins w:id="83" w:author="园博 苏" w:date="2026-08-07T16:24:38Z"/>
          <w:rFonts w:hint="eastAsia"/>
        </w:rPr>
      </w:pPr>
      <w:ins w:id="84" w:author="园博 苏" w:date="2026-08-07T16:24:38Z">
        <w:r>
          <w:rPr>
            <w:rFonts w:hint="eastAsia"/>
          </w:rPr>
          <w:t>V4只是把C版AGC作为一个计算模块嵌入V3.2，不允许重新实现另一套状态机或绕过V3.2安全判断。</w:t>
        </w:r>
      </w:ins>
    </w:p>
    <w:p w14:paraId="77302832">
      <w:pPr>
        <w:rPr>
          <w:ins w:id="85" w:author="园博 苏" w:date="2026-08-07T16:24:38Z"/>
          <w:rFonts w:hint="eastAsia"/>
        </w:rPr>
      </w:pPr>
    </w:p>
    <w:p w14:paraId="4B01D433">
      <w:pPr>
        <w:rPr>
          <w:ins w:id="86" w:author="园博 苏" w:date="2026-08-07T16:24:38Z"/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三</w:t>
      </w:r>
      <w:r>
        <w:rPr>
          <w:rFonts w:hint="eastAsia"/>
          <w:b/>
          <w:bCs/>
        </w:rPr>
        <w:t>、AGC</w:t>
      </w:r>
      <w:ins w:id="87" w:author="园博 苏" w:date="2026-08-07T16:24:38Z">
        <w:r>
          <w:rPr>
            <w:rFonts w:hint="eastAsia"/>
            <w:b/>
            <w:bCs/>
          </w:rPr>
          <w:t>算法模块</w:t>
        </w:r>
      </w:ins>
    </w:p>
    <w:p w14:paraId="7F0A4F42">
      <w:pPr>
        <w:rPr>
          <w:ins w:id="88" w:author="园博 苏" w:date="2026-08-07T16:24:38Z"/>
          <w:rFonts w:hint="eastAsia"/>
        </w:rPr>
      </w:pPr>
      <w:ins w:id="89" w:author="园博 苏" w:date="2026-08-07T16:24:38Z">
        <w:r>
          <w:rPr>
            <w:rFonts w:hint="eastAsia"/>
          </w:rPr>
          <w:t>AGC算法模块由我方提供</w:t>
        </w:r>
      </w:ins>
    </w:p>
    <w:p w14:paraId="1DA57958">
      <w:pPr>
        <w:rPr>
          <w:ins w:id="90" w:author="园博 苏" w:date="2026-08-07T16:24:38Z"/>
          <w:rFonts w:hint="eastAsia"/>
        </w:rPr>
      </w:pPr>
      <w:ins w:id="91" w:author="园博 苏" w:date="2026-08-07T16:24:38Z">
        <w:r>
          <w:rPr>
            <w:rFonts w:hint="eastAsia"/>
          </w:rPr>
          <w:t>资源调用顺序固定为：</w:t>
        </w:r>
      </w:ins>
    </w:p>
    <w:p w14:paraId="1063A9FA">
      <w:pPr>
        <w:rPr>
          <w:ins w:id="92" w:author="园博 苏" w:date="2026-08-07T16:24:38Z"/>
          <w:rFonts w:hint="eastAsia"/>
        </w:rPr>
      </w:pPr>
      <w:ins w:id="93" w:author="园博 苏" w:date="2026-08-07T16:24:38Z">
        <w:r>
          <w:rPr>
            <w:rFonts w:hint="eastAsia"/>
          </w:rPr>
          <w:t>dP&gt;0：PV增加 → ESS放电 → EV减少充电；</w:t>
        </w:r>
      </w:ins>
    </w:p>
    <w:p w14:paraId="62DAD32B">
      <w:pPr>
        <w:rPr>
          <w:ins w:id="94" w:author="园博 苏" w:date="2026-08-07T16:24:38Z"/>
          <w:rFonts w:hint="eastAsia"/>
        </w:rPr>
      </w:pPr>
      <w:ins w:id="95" w:author="园博 苏" w:date="2026-08-07T16:24:38Z">
        <w:r>
          <w:rPr>
            <w:rFonts w:hint="eastAsia"/>
          </w:rPr>
          <w:t>dP&lt;0：EV增加充电 → ESS充电 → PV降低。</w:t>
        </w:r>
      </w:ins>
    </w:p>
    <w:p w14:paraId="74FC6BDE">
      <w:pPr>
        <w:rPr>
          <w:ins w:id="96" w:author="园博 苏" w:date="2026-08-07T16:24:38Z"/>
          <w:rFonts w:hint="eastAsia"/>
        </w:rPr>
      </w:pPr>
    </w:p>
    <w:p w14:paraId="7BE9859F">
      <w:pPr>
        <w:rPr>
          <w:ins w:id="97" w:author="园博 苏" w:date="2026-08-07T16:24:38Z"/>
          <w:rFonts w:hint="eastAsia"/>
        </w:rPr>
      </w:pPr>
      <w:ins w:id="98" w:author="园博 苏" w:date="2026-08-07T16:24:38Z">
        <w:r>
          <w:rPr>
            <w:rFonts w:hint="eastAsia"/>
          </w:rPr>
          <w:t>当前基础AGC只</w:t>
        </w:r>
      </w:ins>
      <w:r>
        <w:rPr>
          <w:rFonts w:hint="eastAsia"/>
        </w:rPr>
        <w:t>使用</w:t>
      </w:r>
      <w:del w:id="99" w:author="园博 苏" w:date="2026-08-07T16:24:38Z">
        <w:r>
          <w:rPr>
            <w:b/>
            <w:bCs/>
          </w:rPr>
          <w:delText>的</w:delText>
        </w:r>
      </w:del>
      <w:ins w:id="100" w:author="园博 苏" w:date="2026-08-07T16:24:38Z">
        <w:r>
          <w:rPr>
            <w:rFonts w:hint="eastAsia"/>
          </w:rPr>
          <w:t>PCC总功率反馈，不使用40109～40114六台设备实测功率。</w:t>
        </w:r>
      </w:ins>
    </w:p>
    <w:p w14:paraId="3C86AAC5">
      <w:pPr>
        <w:rPr>
          <w:rFonts w:hint="eastAsia"/>
        </w:rPr>
      </w:pPr>
    </w:p>
    <w:p w14:paraId="2118E9B3">
      <w:pPr>
        <w:rPr>
          <w:rFonts w:hint="eastAsia"/>
        </w:rPr>
      </w:pPr>
    </w:p>
    <w:p w14:paraId="581EC941">
      <w:pPr>
        <w:rPr>
          <w:rFonts w:hint="eastAsia"/>
        </w:rPr>
      </w:pPr>
    </w:p>
    <w:p w14:paraId="34575809">
      <w:pPr>
        <w:rPr>
          <w:rFonts w:hint="eastAsia"/>
        </w:rPr>
      </w:pPr>
    </w:p>
    <w:p w14:paraId="6C775061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四</w:t>
      </w:r>
      <w:ins w:id="101" w:author="园博 苏" w:date="2026-08-07T16:24:38Z">
        <w:bookmarkStart w:id="0" w:name="_GoBack"/>
        <w:bookmarkEnd w:id="0"/>
        <w:r>
          <w:rPr>
            <w:rFonts w:hint="eastAsia"/>
            <w:b/>
            <w:bCs/>
          </w:rPr>
          <w:t>、AGC</w:t>
        </w:r>
      </w:ins>
      <w:r>
        <w:rPr>
          <w:rFonts w:hint="eastAsia"/>
          <w:b/>
          <w:bCs/>
        </w:rPr>
        <w:t>输入</w:t>
      </w:r>
    </w:p>
    <w:p w14:paraId="11C0ABE9">
      <w:pPr>
        <w:rPr>
          <w:ins w:id="102" w:author="园博 苏" w:date="2026-08-07T16:24:38Z"/>
          <w:rFonts w:hint="eastAsia"/>
        </w:rPr>
      </w:pPr>
      <w:r>
        <w:rPr>
          <w:rFonts w:hint="eastAsia"/>
        </w:rPr>
        <w:t>每次AGC计算</w:t>
      </w:r>
      <w:ins w:id="103" w:author="园博 苏" w:date="2026-08-07T16:24:38Z">
        <w:r>
          <w:rPr>
            <w:rFonts w:hint="eastAsia"/>
          </w:rPr>
          <w:t>必须</w:t>
        </w:r>
      </w:ins>
      <w:r>
        <w:rPr>
          <w:rFonts w:hint="eastAsia"/>
        </w:rPr>
        <w:t>使用</w:t>
      </w:r>
      <w:del w:id="104" w:author="园博 苏" w:date="2026-08-07T16:24:38Z">
        <w:r>
          <w:rPr/>
          <w:delText>本周期</w:delText>
        </w:r>
      </w:del>
      <w:ins w:id="105" w:author="园博 苏" w:date="2026-08-07T16:24:38Z">
        <w:r>
          <w:rPr>
            <w:rFonts w:hint="eastAsia"/>
          </w:rPr>
          <w:t>同一次成功</w:t>
        </w:r>
      </w:ins>
      <w:r>
        <w:rPr>
          <w:rFonts w:hint="eastAsia"/>
        </w:rPr>
        <w:t>FC03读取并</w:t>
      </w:r>
      <w:ins w:id="106" w:author="园博 苏" w:date="2026-08-07T16:24:38Z">
        <w:r>
          <w:rPr>
            <w:rFonts w:hint="eastAsia"/>
          </w:rPr>
          <w:t>完成</w:t>
        </w:r>
      </w:ins>
      <w:r>
        <w:rPr>
          <w:rFonts w:hint="eastAsia"/>
        </w:rPr>
        <w:t>解码后的</w:t>
      </w:r>
      <w:del w:id="107" w:author="园博 苏" w:date="2026-08-07T16:24:38Z">
        <w:r>
          <w:rPr/>
          <w:delText>以下</w:delText>
        </w:r>
      </w:del>
      <w:ins w:id="108" w:author="园博 苏" w:date="2026-08-07T16:24:38Z">
        <w:r>
          <w:rPr>
            <w:rFonts w:hint="eastAsia"/>
          </w:rPr>
          <w:t>同一批</w:t>
        </w:r>
      </w:ins>
      <w:r>
        <w:rPr>
          <w:rFonts w:hint="eastAsia"/>
        </w:rPr>
        <w:t>数据</w:t>
      </w:r>
      <w:ins w:id="109" w:author="园博 苏" w:date="2026-08-07T16:24:38Z">
        <w:r>
          <w:rPr>
            <w:rFonts w:hint="eastAsia"/>
          </w:rPr>
          <w:t>。</w:t>
        </w:r>
      </w:ins>
    </w:p>
    <w:p w14:paraId="2156691E">
      <w:pPr>
        <w:rPr>
          <w:rFonts w:hint="eastAsia"/>
        </w:rPr>
      </w:pPr>
      <w:ins w:id="110" w:author="园博 苏" w:date="2026-08-07T16:24:38Z">
        <w:r>
          <w:rPr>
            <w:rFonts w:hint="eastAsia"/>
          </w:rPr>
          <w:t>基础AGC动态输入</w:t>
        </w:r>
      </w:ins>
      <w:r>
        <w:rPr>
          <w:rFonts w:hint="eastAsia"/>
        </w:rPr>
        <w:t>：</w:t>
      </w:r>
    </w:p>
    <w:p w14:paraId="0B0B5B46">
      <w:pPr>
        <w:rPr>
          <w:rFonts w:hint="eastAsia"/>
        </w:rPr>
      </w:pPr>
      <w:del w:id="111" w:author="园博 苏" w:date="2026-08-07T16:24:38Z">
        <w:r>
          <w:rPr/>
          <w:delText xml:space="preserve">40101  </w:delText>
        </w:r>
      </w:del>
      <w:ins w:id="112" w:author="园博 苏" w:date="2026-08-07T16:24:38Z">
        <w:r>
          <w:rPr>
            <w:rFonts w:hint="eastAsia"/>
          </w:rPr>
          <w:t xml:space="preserve">40101 </w:t>
        </w:r>
      </w:ins>
      <w:r>
        <w:rPr>
          <w:rFonts w:hint="eastAsia"/>
        </w:rPr>
        <w:t>PCC_P</w:t>
      </w:r>
      <w:ins w:id="113" w:author="园博 苏" w:date="2026-08-07T16:24:38Z">
        <w:r>
          <w:rPr>
            <w:rFonts w:hint="eastAsia"/>
          </w:rPr>
          <w:t>；</w:t>
        </w:r>
      </w:ins>
    </w:p>
    <w:p w14:paraId="4DB948D2">
      <w:pPr>
        <w:rPr>
          <w:rFonts w:hint="eastAsia"/>
        </w:rPr>
      </w:pPr>
      <w:del w:id="114" w:author="园博 苏" w:date="2026-08-07T16:24:38Z">
        <w:r>
          <w:rPr/>
          <w:delText xml:space="preserve">40105  </w:delText>
        </w:r>
      </w:del>
      <w:ins w:id="115" w:author="园博 苏" w:date="2026-08-07T16:24:38Z">
        <w:r>
          <w:rPr>
            <w:rFonts w:hint="eastAsia"/>
          </w:rPr>
          <w:t xml:space="preserve">40105 </w:t>
        </w:r>
      </w:ins>
      <w:r>
        <w:rPr>
          <w:rFonts w:hint="eastAsia"/>
        </w:rPr>
        <w:t>PV1_P_MAX</w:t>
      </w:r>
      <w:ins w:id="116" w:author="园博 苏" w:date="2026-08-07T16:24:38Z">
        <w:r>
          <w:rPr>
            <w:rFonts w:hint="eastAsia"/>
          </w:rPr>
          <w:t>；</w:t>
        </w:r>
      </w:ins>
    </w:p>
    <w:p w14:paraId="582B8990">
      <w:pPr>
        <w:rPr>
          <w:rFonts w:hint="eastAsia"/>
        </w:rPr>
      </w:pPr>
      <w:del w:id="117" w:author="园博 苏" w:date="2026-08-07T16:24:38Z">
        <w:r>
          <w:rPr/>
          <w:delText xml:space="preserve">40106  </w:delText>
        </w:r>
      </w:del>
      <w:ins w:id="118" w:author="园博 苏" w:date="2026-08-07T16:24:38Z">
        <w:r>
          <w:rPr>
            <w:rFonts w:hint="eastAsia"/>
          </w:rPr>
          <w:t xml:space="preserve">40106 </w:t>
        </w:r>
      </w:ins>
      <w:r>
        <w:rPr>
          <w:rFonts w:hint="eastAsia"/>
        </w:rPr>
        <w:t>PV2_P_MAX</w:t>
      </w:r>
      <w:ins w:id="119" w:author="园博 苏" w:date="2026-08-07T16:24:38Z">
        <w:r>
          <w:rPr>
            <w:rFonts w:hint="eastAsia"/>
          </w:rPr>
          <w:t>；</w:t>
        </w:r>
      </w:ins>
    </w:p>
    <w:p w14:paraId="19493B06">
      <w:pPr>
        <w:rPr>
          <w:rFonts w:hint="eastAsia"/>
        </w:rPr>
      </w:pPr>
      <w:del w:id="120" w:author="园博 苏" w:date="2026-08-07T16:24:38Z">
        <w:r>
          <w:rPr/>
          <w:delText xml:space="preserve">40107  </w:delText>
        </w:r>
      </w:del>
      <w:ins w:id="121" w:author="园博 苏" w:date="2026-08-07T16:24:38Z">
        <w:r>
          <w:rPr>
            <w:rFonts w:hint="eastAsia"/>
          </w:rPr>
          <w:t xml:space="preserve">40107 </w:t>
        </w:r>
      </w:ins>
      <w:r>
        <w:rPr>
          <w:rFonts w:hint="eastAsia"/>
        </w:rPr>
        <w:t>ESS1_SOC</w:t>
      </w:r>
      <w:ins w:id="122" w:author="园博 苏" w:date="2026-08-07T16:24:38Z">
        <w:r>
          <w:rPr>
            <w:rFonts w:hint="eastAsia"/>
          </w:rPr>
          <w:t>；</w:t>
        </w:r>
      </w:ins>
    </w:p>
    <w:p w14:paraId="06A80431">
      <w:pPr>
        <w:rPr>
          <w:ins w:id="123" w:author="园博 苏" w:date="2026-08-07T16:24:38Z"/>
          <w:rFonts w:hint="eastAsia"/>
        </w:rPr>
      </w:pPr>
      <w:del w:id="124" w:author="园博 苏" w:date="2026-08-07T16:24:38Z">
        <w:r>
          <w:rPr/>
          <w:delText xml:space="preserve">40108  </w:delText>
        </w:r>
      </w:del>
      <w:ins w:id="125" w:author="园博 苏" w:date="2026-08-07T16:24:38Z">
        <w:r>
          <w:rPr>
            <w:rFonts w:hint="eastAsia"/>
          </w:rPr>
          <w:t xml:space="preserve">40108 </w:t>
        </w:r>
      </w:ins>
      <w:r>
        <w:rPr>
          <w:rFonts w:hint="eastAsia"/>
        </w:rPr>
        <w:t>ESS2_SOC</w:t>
      </w:r>
      <w:ins w:id="126" w:author="园博 苏" w:date="2026-08-07T16:24:38Z">
        <w:r>
          <w:rPr>
            <w:rFonts w:hint="eastAsia"/>
          </w:rPr>
          <w:t>。</w:t>
        </w:r>
      </w:ins>
    </w:p>
    <w:p w14:paraId="1FA77C9D">
      <w:pPr>
        <w:rPr>
          <w:rFonts w:hint="eastAsia"/>
        </w:rPr>
      </w:pPr>
    </w:p>
    <w:p w14:paraId="5C0398A7">
      <w:pPr>
        <w:rPr>
          <w:rFonts w:hint="eastAsia"/>
        </w:rPr>
      </w:pPr>
      <w:del w:id="127" w:author="园博 苏" w:date="2026-08-07T16:24:38Z">
        <w:r>
          <w:rPr/>
          <w:delText>以下数据仍然</w:delText>
        </w:r>
      </w:del>
      <w:ins w:id="128" w:author="园博 苏" w:date="2026-08-07T16:24:38Z">
        <w:r>
          <w:rPr>
            <w:rFonts w:hint="eastAsia"/>
          </w:rPr>
          <w:t>同时</w:t>
        </w:r>
      </w:ins>
      <w:r>
        <w:rPr>
          <w:rFonts w:hint="eastAsia"/>
        </w:rPr>
        <w:t>继续读取、解码</w:t>
      </w:r>
      <w:del w:id="129" w:author="园博 苏" w:date="2026-08-07T16:24:38Z">
        <w:r>
          <w:rPr/>
          <w:delText>和</w:delText>
        </w:r>
      </w:del>
      <w:ins w:id="130" w:author="园博 苏" w:date="2026-08-07T16:24:38Z">
        <w:r>
          <w:rPr>
            <w:rFonts w:hint="eastAsia"/>
          </w:rPr>
          <w:t>并</w:t>
        </w:r>
      </w:ins>
      <w:r>
        <w:rPr>
          <w:rFonts w:hint="eastAsia"/>
        </w:rPr>
        <w:t>记录，但当前基础AGC</w:t>
      </w:r>
      <w:del w:id="131" w:author="园博 苏" w:date="2026-08-07T16:24:38Z">
        <w:r>
          <w:rPr/>
          <w:delText>暂</w:delText>
        </w:r>
      </w:del>
      <w:r>
        <w:rPr>
          <w:rFonts w:hint="eastAsia"/>
        </w:rPr>
        <w:t>不使用：</w:t>
      </w:r>
    </w:p>
    <w:p w14:paraId="11041849">
      <w:pPr>
        <w:rPr>
          <w:rFonts w:hint="eastAsia"/>
        </w:rPr>
      </w:pPr>
      <w:del w:id="132" w:author="园博 苏" w:date="2026-08-07T16:24:38Z">
        <w:r>
          <w:rPr/>
          <w:delText>40102～40104</w:delText>
        </w:r>
      </w:del>
      <w:ins w:id="133" w:author="园博 苏" w:date="2026-08-07T16:24:38Z">
        <w:r>
          <w:rPr>
            <w:rFonts w:hint="eastAsia"/>
          </w:rPr>
          <w:t>40102 PCC_Q；</w:t>
        </w:r>
      </w:ins>
    </w:p>
    <w:p w14:paraId="65246549">
      <w:pPr>
        <w:rPr>
          <w:rFonts w:hint="eastAsia"/>
        </w:rPr>
      </w:pPr>
      <w:del w:id="134" w:author="园博 苏" w:date="2026-08-07T16:24:38Z">
        <w:r>
          <w:rPr/>
          <w:delText>40109～40114</w:delText>
        </w:r>
      </w:del>
      <w:ins w:id="135" w:author="园博 苏" w:date="2026-08-07T16:24:38Z">
        <w:r>
          <w:rPr>
            <w:rFonts w:hint="eastAsia"/>
          </w:rPr>
          <w:t>40103 PCC_V；</w:t>
        </w:r>
      </w:ins>
    </w:p>
    <w:p w14:paraId="17933FCF">
      <w:pPr>
        <w:rPr>
          <w:ins w:id="136" w:author="园博 苏" w:date="2026-08-07T16:24:38Z"/>
          <w:rFonts w:hint="eastAsia"/>
        </w:rPr>
      </w:pPr>
      <w:del w:id="137" w:author="园博 苏" w:date="2026-08-07T16:24:38Z">
        <w:r>
          <w:rPr>
            <w:b/>
            <w:bCs/>
          </w:rPr>
          <w:delText>不能将</w:delText>
        </w:r>
      </w:del>
      <w:ins w:id="138" w:author="园博 苏" w:date="2026-08-07T16:24:38Z">
        <w:r>
          <w:rPr>
            <w:rFonts w:hint="eastAsia"/>
          </w:rPr>
          <w:t>40104 PCC_F；</w:t>
        </w:r>
      </w:ins>
    </w:p>
    <w:p w14:paraId="29570602">
      <w:pPr>
        <w:rPr>
          <w:ins w:id="139" w:author="园博 苏" w:date="2026-08-07T16:24:38Z"/>
          <w:rFonts w:hint="eastAsia"/>
        </w:rPr>
      </w:pPr>
      <w:ins w:id="140" w:author="园博 苏" w:date="2026-08-07T16:24:38Z">
        <w:r>
          <w:rPr>
            <w:rFonts w:hint="eastAsia"/>
          </w:rPr>
          <w:t>40109 PV1_P_MEAS；</w:t>
        </w:r>
      </w:ins>
    </w:p>
    <w:p w14:paraId="41808268">
      <w:pPr>
        <w:rPr>
          <w:ins w:id="141" w:author="园博 苏" w:date="2026-08-07T16:24:38Z"/>
          <w:rFonts w:hint="eastAsia"/>
        </w:rPr>
      </w:pPr>
      <w:ins w:id="142" w:author="园博 苏" w:date="2026-08-07T16:24:38Z">
        <w:r>
          <w:rPr>
            <w:rFonts w:hint="eastAsia"/>
          </w:rPr>
          <w:t>40110 PV2_P_MEAS；</w:t>
        </w:r>
      </w:ins>
    </w:p>
    <w:p w14:paraId="24D2D20D">
      <w:pPr>
        <w:rPr>
          <w:ins w:id="143" w:author="园博 苏" w:date="2026-08-07T16:24:38Z"/>
          <w:rFonts w:hint="eastAsia"/>
        </w:rPr>
      </w:pPr>
      <w:ins w:id="144" w:author="园博 苏" w:date="2026-08-07T16:24:38Z">
        <w:r>
          <w:rPr>
            <w:rFonts w:hint="eastAsia"/>
          </w:rPr>
          <w:t>40111 ESS1_P_MEAS；</w:t>
        </w:r>
      </w:ins>
    </w:p>
    <w:p w14:paraId="4CE5BB1C">
      <w:pPr>
        <w:rPr>
          <w:ins w:id="145" w:author="园博 苏" w:date="2026-08-07T16:24:38Z"/>
          <w:rFonts w:hint="eastAsia"/>
        </w:rPr>
      </w:pPr>
      <w:ins w:id="146" w:author="园博 苏" w:date="2026-08-07T16:24:38Z">
        <w:r>
          <w:rPr>
            <w:rFonts w:hint="eastAsia"/>
          </w:rPr>
          <w:t>40112 ESS2_P_MEAS；</w:t>
        </w:r>
      </w:ins>
    </w:p>
    <w:p w14:paraId="162A3A4D">
      <w:pPr>
        <w:rPr>
          <w:ins w:id="147" w:author="园博 苏" w:date="2026-08-07T16:24:38Z"/>
          <w:rFonts w:hint="eastAsia"/>
        </w:rPr>
      </w:pPr>
      <w:ins w:id="148" w:author="园博 苏" w:date="2026-08-07T16:24:38Z">
        <w:r>
          <w:rPr>
            <w:rFonts w:hint="eastAsia"/>
          </w:rPr>
          <w:t>40113 EV1_P_MEAS；</w:t>
        </w:r>
      </w:ins>
    </w:p>
    <w:p w14:paraId="14847B6F">
      <w:pPr>
        <w:rPr>
          <w:ins w:id="149" w:author="园博 苏" w:date="2026-08-07T16:24:38Z"/>
          <w:rFonts w:hint="eastAsia"/>
        </w:rPr>
      </w:pPr>
      <w:ins w:id="150" w:author="园博 苏" w:date="2026-08-07T16:24:38Z">
        <w:r>
          <w:rPr>
            <w:rFonts w:hint="eastAsia"/>
          </w:rPr>
          <w:t>40114 EV2_P_MEAS；</w:t>
        </w:r>
      </w:ins>
    </w:p>
    <w:p w14:paraId="4AB5E08C">
      <w:pPr>
        <w:rPr>
          <w:ins w:id="151" w:author="园博 苏" w:date="2026-08-07T16:24:38Z"/>
          <w:rFonts w:hint="eastAsia"/>
        </w:rPr>
      </w:pPr>
      <w:ins w:id="152" w:author="园博 苏" w:date="2026-08-07T16:24:38Z">
        <w:r>
          <w:rPr>
            <w:rFonts w:hint="eastAsia"/>
          </w:rPr>
          <w:t>40115 MODEL_STATUS；</w:t>
        </w:r>
      </w:ins>
    </w:p>
    <w:p w14:paraId="659010C2">
      <w:pPr>
        <w:rPr>
          <w:ins w:id="153" w:author="园博 苏" w:date="2026-08-07T16:24:38Z"/>
          <w:rFonts w:hint="eastAsia"/>
        </w:rPr>
      </w:pPr>
      <w:ins w:id="154" w:author="园博 苏" w:date="2026-08-07T16:24:38Z">
        <w:r>
          <w:rPr>
            <w:rFonts w:hint="eastAsia"/>
          </w:rPr>
          <w:t>40116 RTLAB_HEARTBEAT。</w:t>
        </w:r>
      </w:ins>
    </w:p>
    <w:p w14:paraId="7C6977F2">
      <w:pPr>
        <w:rPr>
          <w:rFonts w:hint="eastAsia"/>
        </w:rPr>
      </w:pPr>
      <w:r>
        <w:rPr>
          <w:rFonts w:hint="eastAsia"/>
        </w:rPr>
        <w:t>基础AGC计算不使用40102～40104及40109～40114。其中40109～40114六路设备实测有功功率必须继续读取、解码并写入运行日志/CSV，但不得加入当前基础AGC计算。</w:t>
      </w:r>
    </w:p>
    <w:p w14:paraId="45394BBB">
      <w:pPr>
        <w:rPr>
          <w:rFonts w:hint="eastAsia"/>
        </w:rPr>
      </w:pPr>
      <w:r>
        <w:rPr>
          <w:rFonts w:hint="eastAsia"/>
        </w:rPr>
        <w:t>40115 MODEL_STATUS和40116 RTLAB_HEARTBEAT继续按V3.2原有安全状态机逻辑使用，不属于C版AGC算法输入。</w:t>
      </w:r>
    </w:p>
    <w:p w14:paraId="4DDD89D6">
      <w:pPr>
        <w:rPr>
          <w:rFonts w:hint="eastAsia"/>
        </w:rPr>
      </w:pPr>
    </w:p>
    <w:p w14:paraId="2201A795">
      <w:pPr>
        <w:rPr>
          <w:ins w:id="155" w:author="园博 苏" w:date="2026-08-07T16:24:38Z"/>
          <w:rFonts w:hint="eastAsia"/>
        </w:rPr>
      </w:pPr>
      <w:r>
        <w:rPr>
          <w:rFonts w:hint="eastAsia"/>
        </w:rPr>
        <w:t>调用C版AGC</w:t>
      </w:r>
      <w:del w:id="156" w:author="园博 苏" w:date="2026-08-07T16:24:38Z">
        <w:r>
          <w:rPr/>
          <w:delText>模块时，还需传入</w:delText>
        </w:r>
      </w:del>
      <w:ins w:id="157" w:author="园博 苏" w:date="2026-08-07T16:24:38Z">
        <w:r>
          <w:rPr>
            <w:rFonts w:hint="eastAsia"/>
          </w:rPr>
          <w:t>时还需要：</w:t>
        </w:r>
      </w:ins>
    </w:p>
    <w:p w14:paraId="4325E980">
      <w:pPr>
        <w:rPr>
          <w:ins w:id="158" w:author="园博 苏" w:date="2026-08-07T16:24:38Z"/>
          <w:rFonts w:hint="eastAsia"/>
        </w:rPr>
      </w:pPr>
      <w:r>
        <w:rPr>
          <w:rFonts w:hint="eastAsia"/>
        </w:rPr>
        <w:t>time_s</w:t>
      </w:r>
      <w:del w:id="159" w:author="园博 苏" w:date="2026-08-07T16:24:38Z">
        <w:r>
          <w:rPr/>
          <w:delText>和enable。time_s</w:delText>
        </w:r>
      </w:del>
      <w:ins w:id="160" w:author="园博 苏" w:date="2026-08-07T16:24:38Z">
        <w:r>
          <w:rPr>
            <w:rFonts w:hint="eastAsia"/>
          </w:rPr>
          <w:t>：</w:t>
        </w:r>
      </w:ins>
      <w:r>
        <w:rPr>
          <w:rFonts w:hint="eastAsia"/>
        </w:rPr>
        <w:t>使用板端单调时钟，不使用</w:t>
      </w:r>
      <w:del w:id="161" w:author="园博 苏" w:date="2026-08-07T16:24:38Z">
        <w:r>
          <w:rPr/>
          <w:delText>可能发生跳变的</w:delText>
        </w:r>
      </w:del>
      <w:r>
        <w:rPr>
          <w:rFonts w:hint="eastAsia"/>
        </w:rPr>
        <w:t>系统日期时间；</w:t>
      </w:r>
    </w:p>
    <w:p w14:paraId="4ECDEA66">
      <w:pPr>
        <w:rPr>
          <w:rFonts w:hint="eastAsia"/>
        </w:rPr>
      </w:pPr>
      <w:r>
        <w:rPr>
          <w:rFonts w:hint="eastAsia"/>
        </w:rPr>
        <w:t>enable</w:t>
      </w:r>
      <w:ins w:id="162" w:author="园博 苏" w:date="2026-08-07T16:24:38Z">
        <w:r>
          <w:rPr>
            <w:rFonts w:hint="eastAsia"/>
          </w:rPr>
          <w:t>：</w:t>
        </w:r>
      </w:ins>
      <w:r>
        <w:rPr>
          <w:rFonts w:hint="eastAsia"/>
        </w:rPr>
        <w:t>由主程序根据agc_enable和V3.2</w:t>
      </w:r>
      <w:ins w:id="163" w:author="园博 苏" w:date="2026-08-07T16:24:38Z">
        <w:r>
          <w:rPr>
            <w:rFonts w:hint="eastAsia"/>
          </w:rPr>
          <w:t>安全</w:t>
        </w:r>
      </w:ins>
      <w:r>
        <w:rPr>
          <w:rFonts w:hint="eastAsia"/>
        </w:rPr>
        <w:t>状态</w:t>
      </w:r>
      <w:del w:id="164" w:author="园博 苏" w:date="2026-08-07T16:24:38Z">
        <w:r>
          <w:rPr/>
          <w:delText>生成。40101、40105～40108是动态测量输入，time_s和enable是算法调度输入</w:delText>
        </w:r>
      </w:del>
      <w:ins w:id="165" w:author="园博 苏" w:date="2026-08-07T16:24:38Z">
        <w:r>
          <w:rPr>
            <w:rFonts w:hint="eastAsia"/>
          </w:rPr>
          <w:t>产生；</w:t>
        </w:r>
      </w:ins>
      <w:r>
        <w:t>40101、40105～40108是动态测量输入，time_s和enable是算法调度输入。</w:t>
      </w:r>
    </w:p>
    <w:p w14:paraId="6D539830">
      <w:pPr>
        <w:rPr>
          <w:ins w:id="166" w:author="园博 苏" w:date="2026-08-07T16:24:38Z"/>
          <w:rFonts w:hint="eastAsia"/>
        </w:rPr>
      </w:pPr>
    </w:p>
    <w:p w14:paraId="795A2DA6">
      <w:pPr>
        <w:rPr>
          <w:ins w:id="167" w:author="园博 苏" w:date="2026-08-07T16:24:38Z"/>
          <w:rFonts w:hint="eastAsia"/>
        </w:rPr>
      </w:pPr>
      <w:ins w:id="168" w:author="园博 苏" w:date="2026-08-07T16:24:38Z">
        <w:r>
          <w:rPr>
            <w:rFonts w:hint="eastAsia"/>
          </w:rPr>
          <w:t>P_target：来自JSON；</w:t>
        </w:r>
      </w:ins>
    </w:p>
    <w:p w14:paraId="5E29A0A9">
      <w:pPr>
        <w:rPr>
          <w:ins w:id="169" w:author="园博 苏" w:date="2026-08-07T16:24:38Z"/>
          <w:rFonts w:hint="eastAsia"/>
        </w:rPr>
      </w:pPr>
      <w:ins w:id="170" w:author="园博 苏" w:date="2026-08-07T16:24:38Z">
        <w:r>
          <w:rPr>
            <w:rFonts w:hint="eastAsia"/>
          </w:rPr>
          <w:t>p_unit、p_dead、SOC边界、Ts_agc、PV_init、EV_init：来自JSON。</w:t>
        </w:r>
      </w:ins>
    </w:p>
    <w:p w14:paraId="3A2DEC77">
      <w:pPr>
        <w:rPr>
          <w:rFonts w:hint="eastAsia"/>
          <w:b/>
          <w:bCs/>
        </w:rPr>
      </w:pPr>
    </w:p>
    <w:p w14:paraId="6E05B7F8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五、PCC功率方向</w:t>
      </w:r>
    </w:p>
    <w:p w14:paraId="5D1B6C5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现有Modbus点表中40101 PCC_P沿用原方向定义：购电为正，送电为负。</w:t>
      </w:r>
    </w:p>
    <w:p w14:paraId="11A35E9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我方提供的C版AGC采用：送电/发电为正，购电/充电为负。</w:t>
      </w:r>
    </w:p>
    <w:p w14:paraId="690650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因此板端将40101解码值送入C版AGC前必须执行：</w:t>
      </w:r>
    </w:p>
    <w:p w14:paraId="18A077E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P_pcc_for_agc =</w:t>
      </w:r>
    </w:p>
    <w:p w14:paraId="3A221C9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pcc_sign_gain × PCC_P_decoded_kw</w:t>
      </w:r>
    </w:p>
    <w:p w14:paraId="0C00ACE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V4当前JSON配置：</w:t>
      </w:r>
    </w:p>
    <w:p w14:paraId="29D7CB6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pcc_sign_gain = -1.0</w:t>
      </w:r>
    </w:p>
    <w:p w14:paraId="65E8AA09">
      <w:pPr>
        <w:rPr>
          <w:rFonts w:hint="eastAsia"/>
          <w:b w:val="0"/>
          <w:bCs w:val="0"/>
        </w:rPr>
      </w:pPr>
    </w:p>
    <w:p w14:paraId="51FC2B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pcc_sign_gain必须由JSON读取，不得写死在C版AGC算法模块内部。p_target_kw与转换后的P_pcc_for_agc必须采用相同方向定义。</w:t>
      </w:r>
    </w:p>
    <w:p w14:paraId="025A610F">
      <w:pPr>
        <w:rPr>
          <w:rFonts w:hint="eastAsia"/>
          <w:b/>
          <w:bCs/>
        </w:rPr>
      </w:pPr>
    </w:p>
    <w:p w14:paraId="7552DEF3">
      <w:pPr>
        <w:rPr>
          <w:rFonts w:hint="eastAsia"/>
          <w:b/>
          <w:bCs/>
        </w:rPr>
      </w:pPr>
      <w:r>
        <w:rPr>
          <w:b/>
          <w:bCs/>
        </w:rPr>
        <w:t>JSON新增及调整参数</w:t>
      </w:r>
    </w:p>
    <w:p w14:paraId="1F677DEC">
      <w:pPr>
        <w:rPr>
          <w:rFonts w:hint="eastAsia"/>
        </w:rPr>
      </w:pPr>
      <w:r>
        <w:t>在现有V3.2配置基础上增加或调整：</w:t>
      </w:r>
      <w:r>
        <w:rPr>
          <w:rFonts w:hint="eastAsia"/>
        </w:rPr>
        <w:t>{</w:t>
      </w:r>
    </w:p>
    <w:p w14:paraId="6056987B">
      <w:pPr>
        <w:rPr>
          <w:rFonts w:hint="eastAsia"/>
        </w:rPr>
      </w:pPr>
      <w:r>
        <w:rPr>
          <w:rFonts w:hint="eastAsia"/>
        </w:rPr>
        <w:t xml:space="preserve">  "algorithm_mode": "agc_shadow",</w:t>
      </w:r>
    </w:p>
    <w:p w14:paraId="7524870A">
      <w:pPr>
        <w:rPr>
          <w:rFonts w:hint="eastAsia"/>
        </w:rPr>
      </w:pPr>
      <w:r>
        <w:rPr>
          <w:rFonts w:hint="eastAsia"/>
        </w:rPr>
        <w:t xml:space="preserve">  "test_mode": false,</w:t>
      </w:r>
    </w:p>
    <w:p w14:paraId="5D196716">
      <w:pPr>
        <w:rPr>
          <w:del w:id="171" w:author="园博 苏" w:date="2026-08-07T16:24:38Z"/>
          <w:rFonts w:hint="eastAsia"/>
        </w:rPr>
      </w:pPr>
    </w:p>
    <w:p w14:paraId="155D7B1A">
      <w:pPr>
        <w:rPr>
          <w:rFonts w:hint="eastAsia"/>
        </w:rPr>
      </w:pPr>
      <w:r>
        <w:rPr>
          <w:rFonts w:hint="eastAsia"/>
        </w:rPr>
        <w:t xml:space="preserve">  "external_enable_request": true,</w:t>
      </w:r>
    </w:p>
    <w:p w14:paraId="3E4860A6">
      <w:pPr>
        <w:rPr>
          <w:rFonts w:hint="eastAsia"/>
        </w:rPr>
      </w:pPr>
      <w:r>
        <w:rPr>
          <w:rFonts w:hint="eastAsia"/>
        </w:rPr>
        <w:t xml:space="preserve">  "agc_enable": true,</w:t>
      </w:r>
    </w:p>
    <w:p w14:paraId="25DDB4BD">
      <w:pPr>
        <w:rPr>
          <w:del w:id="172" w:author="园博 苏" w:date="2026-08-07T16:24:38Z"/>
          <w:rFonts w:hint="eastAsia"/>
        </w:rPr>
      </w:pPr>
    </w:p>
    <w:p w14:paraId="79B08FBA">
      <w:pPr>
        <w:rPr>
          <w:rFonts w:hint="eastAsia"/>
        </w:rPr>
      </w:pPr>
      <w:r>
        <w:rPr>
          <w:rFonts w:hint="eastAsia"/>
        </w:rPr>
        <w:t xml:space="preserve">  "p_target_kw": -</w:t>
      </w:r>
      <w:del w:id="173" w:author="园博 苏" w:date="2026-08-07T16:24:38Z">
        <w:r>
          <w:rPr/>
          <w:delText>40</w:delText>
        </w:r>
      </w:del>
      <w:ins w:id="174" w:author="园博 苏" w:date="2026-08-07T16:24:38Z">
        <w:r>
          <w:rPr>
            <w:rFonts w:hint="eastAsia"/>
          </w:rPr>
          <w:t>100</w:t>
        </w:r>
      </w:ins>
      <w:r>
        <w:rPr>
          <w:rFonts w:hint="eastAsia"/>
        </w:rPr>
        <w:t>.0,</w:t>
      </w:r>
    </w:p>
    <w:p w14:paraId="0586C118">
      <w:pPr>
        <w:rPr>
          <w:rFonts w:hint="eastAsia"/>
        </w:rPr>
      </w:pPr>
      <w:r>
        <w:rPr>
          <w:rFonts w:hint="eastAsia"/>
        </w:rPr>
        <w:t xml:space="preserve">  "pcc_sign_gain": 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1.0,</w:t>
      </w:r>
    </w:p>
    <w:p w14:paraId="153E325C">
      <w:pPr>
        <w:rPr>
          <w:del w:id="175" w:author="园博 苏" w:date="2026-08-07T16:24:38Z"/>
          <w:rFonts w:hint="eastAsia"/>
        </w:rPr>
      </w:pPr>
    </w:p>
    <w:p w14:paraId="1DAA6633">
      <w:pPr>
        <w:rPr>
          <w:rFonts w:hint="eastAsia"/>
        </w:rPr>
      </w:pPr>
      <w:r>
        <w:rPr>
          <w:rFonts w:hint="eastAsia"/>
        </w:rPr>
        <w:t xml:space="preserve">  "p_unit_kw": 100.0,</w:t>
      </w:r>
    </w:p>
    <w:p w14:paraId="2D1F7A03">
      <w:pPr>
        <w:rPr>
          <w:rFonts w:hint="eastAsia"/>
        </w:rPr>
      </w:pPr>
      <w:r>
        <w:rPr>
          <w:rFonts w:hint="eastAsia"/>
        </w:rPr>
        <w:t xml:space="preserve">  "p_dead_kw": 2.0,</w:t>
      </w:r>
    </w:p>
    <w:p w14:paraId="2B988382">
      <w:pPr>
        <w:rPr>
          <w:rFonts w:hint="eastAsia"/>
        </w:rPr>
      </w:pPr>
      <w:r>
        <w:rPr>
          <w:rFonts w:hint="eastAsia"/>
        </w:rPr>
        <w:t xml:space="preserve">  "soc_min": 0.2,</w:t>
      </w:r>
    </w:p>
    <w:p w14:paraId="14F9D178">
      <w:pPr>
        <w:rPr>
          <w:rFonts w:hint="eastAsia"/>
        </w:rPr>
      </w:pPr>
      <w:r>
        <w:rPr>
          <w:rFonts w:hint="eastAsia"/>
        </w:rPr>
        <w:t xml:space="preserve">  "soc_max": 0.9,</w:t>
      </w:r>
    </w:p>
    <w:p w14:paraId="21EBEA5C">
      <w:pPr>
        <w:rPr>
          <w:del w:id="176" w:author="园博 苏" w:date="2026-08-07T16:24:38Z"/>
          <w:rFonts w:hint="eastAsia"/>
        </w:rPr>
      </w:pPr>
    </w:p>
    <w:p w14:paraId="4EE5A7C2">
      <w:pPr>
        <w:rPr>
          <w:rFonts w:hint="eastAsia"/>
        </w:rPr>
      </w:pPr>
      <w:r>
        <w:rPr>
          <w:rFonts w:hint="eastAsia"/>
        </w:rPr>
        <w:t xml:space="preserve">  "ts_agc_s": 1.0,</w:t>
      </w:r>
    </w:p>
    <w:p w14:paraId="5B619C09">
      <w:pPr>
        <w:rPr>
          <w:rFonts w:hint="eastAsia"/>
        </w:rPr>
      </w:pPr>
      <w:r>
        <w:rPr>
          <w:rFonts w:hint="eastAsia"/>
        </w:rPr>
        <w:t xml:space="preserve">  "pv_init_kw": </w:t>
      </w:r>
      <w:del w:id="177" w:author="园博 苏" w:date="2026-08-07T16:24:38Z">
        <w:r>
          <w:rPr/>
          <w:delText>30</w:delText>
        </w:r>
      </w:del>
      <w:ins w:id="178" w:author="园博 苏" w:date="2026-08-07T16:24:38Z">
        <w:r>
          <w:rPr>
            <w:rFonts w:hint="eastAsia"/>
          </w:rPr>
          <w:t>0</w:t>
        </w:r>
      </w:ins>
      <w:r>
        <w:rPr>
          <w:rFonts w:hint="eastAsia"/>
        </w:rPr>
        <w:t>.0,</w:t>
      </w:r>
    </w:p>
    <w:p w14:paraId="4AABE7F3">
      <w:pPr>
        <w:rPr>
          <w:rFonts w:hint="eastAsia"/>
        </w:rPr>
      </w:pPr>
      <w:r>
        <w:rPr>
          <w:rFonts w:hint="eastAsia"/>
        </w:rPr>
        <w:t xml:space="preserve">  "ev_init_kw": 60.0,</w:t>
      </w:r>
    </w:p>
    <w:p w14:paraId="3FFFA775">
      <w:pPr>
        <w:rPr>
          <w:del w:id="179" w:author="园博 苏" w:date="2026-08-07T16:24:38Z"/>
          <w:rFonts w:hint="eastAsia"/>
        </w:rPr>
      </w:pPr>
    </w:p>
    <w:p w14:paraId="3FEE3795">
      <w:pPr>
        <w:rPr>
          <w:rFonts w:hint="eastAsia"/>
        </w:rPr>
      </w:pPr>
      <w:r>
        <w:rPr>
          <w:rFonts w:hint="eastAsia"/>
        </w:rPr>
        <w:t xml:space="preserve">  "agc_reset_on_reconnect": false,</w:t>
      </w:r>
    </w:p>
    <w:p w14:paraId="30D734F5">
      <w:pPr>
        <w:rPr>
          <w:rFonts w:hint="eastAsia"/>
        </w:rPr>
      </w:pPr>
      <w:r>
        <w:rPr>
          <w:rFonts w:hint="eastAsia"/>
        </w:rPr>
        <w:t xml:space="preserve">  "agc_csv_enable": true</w:t>
      </w:r>
    </w:p>
    <w:p w14:paraId="4B176F13">
      <w:pPr>
        <w:rPr>
          <w:rFonts w:hint="eastAsia"/>
        </w:rPr>
      </w:pPr>
      <w:r>
        <w:rPr>
          <w:rFonts w:hint="eastAsia"/>
        </w:rPr>
        <w:t>}</w:t>
      </w:r>
    </w:p>
    <w:p w14:paraId="2EBF7D79">
      <w:pPr>
        <w:rPr>
          <w:del w:id="180" w:author="园博 苏" w:date="2026-08-07T16:24:38Z"/>
          <w:rFonts w:hint="eastAsia"/>
        </w:rPr>
      </w:pPr>
      <w:del w:id="181" w:author="园博 苏" w:date="2026-08-07T16:24:38Z">
        <w:r>
          <w:rPr/>
          <w:delText>参数含义：</w:delText>
        </w:r>
      </w:del>
    </w:p>
    <w:p w14:paraId="033D51EB">
      <w:pPr>
        <w:rPr>
          <w:del w:id="182" w:author="园博 苏" w:date="2026-08-07T16:24:38Z"/>
          <w:rFonts w:hint="eastAsia"/>
        </w:rPr>
      </w:pPr>
      <w:del w:id="183" w:author="园博 苏" w:date="2026-08-07T16:24:38Z">
        <w:r>
          <w:rPr/>
          <w:delText>algorithm_mode</w:delText>
        </w:r>
      </w:del>
    </w:p>
    <w:p w14:paraId="627C585F">
      <w:pPr>
        <w:rPr>
          <w:del w:id="184" w:author="园博 苏" w:date="2026-08-07T16:24:38Z"/>
          <w:rFonts w:hint="eastAsia"/>
        </w:rPr>
      </w:pPr>
      <w:del w:id="185" w:author="园博 苏" w:date="2026-08-07T16:24:38Z">
        <w:r>
          <w:rPr/>
          <w:delText>V4运行模式标识，固定为agc_shadow。</w:delText>
        </w:r>
      </w:del>
    </w:p>
    <w:p w14:paraId="3B66A822">
      <w:pPr>
        <w:rPr>
          <w:rFonts w:hint="eastAsia"/>
        </w:rPr>
      </w:pPr>
      <w:r>
        <w:t>参数含义：</w:t>
      </w:r>
    </w:p>
    <w:p w14:paraId="4F643BF5">
      <w:pPr>
        <w:rPr>
          <w:rFonts w:hint="eastAsia"/>
        </w:rPr>
      </w:pPr>
      <w:r>
        <w:t>algorithm_mode</w:t>
      </w:r>
    </w:p>
    <w:p w14:paraId="439AC994">
      <w:pPr>
        <w:rPr>
          <w:rFonts w:hint="eastAsia"/>
        </w:rPr>
      </w:pPr>
      <w:r>
        <w:t>V4运行模式标识，固定为agc_shadow。</w:t>
      </w:r>
    </w:p>
    <w:p w14:paraId="5757109A">
      <w:pPr>
        <w:rPr>
          <w:rFonts w:hint="eastAsia"/>
        </w:rPr>
      </w:pPr>
    </w:p>
    <w:p w14:paraId="7836B468">
      <w:pPr>
        <w:rPr>
          <w:rFonts w:hint="eastAsia"/>
        </w:rPr>
      </w:pPr>
      <w:r>
        <w:t>test_mode</w:t>
      </w:r>
    </w:p>
    <w:p w14:paraId="15A0248F">
      <w:pPr>
        <w:rPr>
          <w:rFonts w:hint="eastAsia"/>
        </w:rPr>
      </w:pPr>
      <w:r>
        <w:t>V4设为false，40001～40009不再使用V3.2固定测试值。</w:t>
      </w:r>
    </w:p>
    <w:p w14:paraId="3BA735E0">
      <w:pPr>
        <w:rPr>
          <w:rFonts w:hint="eastAsia"/>
        </w:rPr>
      </w:pPr>
    </w:p>
    <w:p w14:paraId="18CAA77F">
      <w:pPr>
        <w:rPr>
          <w:rFonts w:hint="eastAsia"/>
        </w:rPr>
      </w:pPr>
      <w:r>
        <w:t>agc_enable</w:t>
      </w:r>
    </w:p>
    <w:p w14:paraId="318873CD">
      <w:pPr>
        <w:rPr>
          <w:rFonts w:hint="eastAsia"/>
        </w:rPr>
      </w:pPr>
      <w:r>
        <w:t>是否允许主程序调用AGC。</w:t>
      </w:r>
    </w:p>
    <w:p w14:paraId="5ACF4FF2">
      <w:pPr>
        <w:rPr>
          <w:rFonts w:hint="eastAsia"/>
        </w:rPr>
      </w:pPr>
    </w:p>
    <w:p w14:paraId="5E3AD3E6">
      <w:pPr>
        <w:rPr>
          <w:rFonts w:hint="eastAsia"/>
        </w:rPr>
      </w:pPr>
      <w:r>
        <w:t>p_target_kw</w:t>
      </w:r>
    </w:p>
    <w:p w14:paraId="11E0085B">
      <w:pPr>
        <w:rPr>
          <w:rFonts w:hint="eastAsia"/>
        </w:rPr>
      </w:pPr>
      <w:r>
        <w:t>PCC有功功率目标值。</w:t>
      </w:r>
    </w:p>
    <w:p w14:paraId="5AAD50D1">
      <w:pPr>
        <w:rPr>
          <w:rFonts w:hint="eastAsia"/>
        </w:rPr>
      </w:pPr>
    </w:p>
    <w:p w14:paraId="63F1F6BA">
      <w:pPr>
        <w:rPr>
          <w:rFonts w:hint="eastAsia"/>
        </w:rPr>
      </w:pPr>
      <w:r>
        <w:t>pcc_sign_gain</w:t>
      </w:r>
    </w:p>
    <w:p w14:paraId="5F59B8C3">
      <w:pPr>
        <w:rPr>
          <w:rFonts w:hint="eastAsia"/>
        </w:rPr>
      </w:pPr>
      <w:r>
        <w:t>PCC方向转换系数。程序必须支持通过JSON设置为1.0或-1.0，不能将方向固定在源码中</w:t>
      </w:r>
    </w:p>
    <w:p w14:paraId="1011EDC1">
      <w:pPr>
        <w:rPr>
          <w:rFonts w:hint="eastAsia"/>
        </w:rPr>
      </w:pPr>
    </w:p>
    <w:p w14:paraId="69227E67">
      <w:pPr>
        <w:rPr>
          <w:rFonts w:hint="eastAsia"/>
        </w:rPr>
      </w:pPr>
      <w:r>
        <w:t>p_unit_kw</w:t>
      </w:r>
    </w:p>
    <w:p w14:paraId="55413B02">
      <w:pPr>
        <w:rPr>
          <w:rFonts w:hint="eastAsia"/>
        </w:rPr>
      </w:pPr>
      <w:r>
        <w:t>设备标幺值对应的基准功率。</w:t>
      </w:r>
    </w:p>
    <w:p w14:paraId="42819950">
      <w:pPr>
        <w:rPr>
          <w:rFonts w:hint="eastAsia"/>
        </w:rPr>
      </w:pPr>
    </w:p>
    <w:p w14:paraId="2339D7CA">
      <w:pPr>
        <w:rPr>
          <w:rFonts w:hint="eastAsia"/>
        </w:rPr>
      </w:pPr>
      <w:r>
        <w:t>p_dead_kw</w:t>
      </w:r>
    </w:p>
    <w:p w14:paraId="2EEEB742">
      <w:pPr>
        <w:rPr>
          <w:rFonts w:hint="eastAsia"/>
        </w:rPr>
      </w:pPr>
      <w:r>
        <w:t>AGC功率偏差死区。</w:t>
      </w:r>
    </w:p>
    <w:p w14:paraId="16F91993">
      <w:pPr>
        <w:rPr>
          <w:rFonts w:hint="eastAsia"/>
        </w:rPr>
      </w:pPr>
    </w:p>
    <w:p w14:paraId="695F3E78">
      <w:pPr>
        <w:rPr>
          <w:rFonts w:hint="eastAsia"/>
        </w:rPr>
      </w:pPr>
      <w:r>
        <w:t>soc_min、soc_max</w:t>
      </w:r>
    </w:p>
    <w:p w14:paraId="386A35B7">
      <w:pPr>
        <w:rPr>
          <w:rFonts w:hint="eastAsia"/>
        </w:rPr>
      </w:pPr>
      <w:r>
        <w:t>储能允许充放电的SOC边界。</w:t>
      </w:r>
    </w:p>
    <w:p w14:paraId="5D9B7962">
      <w:pPr>
        <w:rPr>
          <w:rFonts w:hint="eastAsia"/>
        </w:rPr>
      </w:pPr>
    </w:p>
    <w:p w14:paraId="308C7E84">
      <w:pPr>
        <w:rPr>
          <w:rFonts w:hint="eastAsia"/>
        </w:rPr>
      </w:pPr>
      <w:r>
        <w:t>ts_agc_s</w:t>
      </w:r>
    </w:p>
    <w:p w14:paraId="18DE6699">
      <w:pPr>
        <w:rPr>
          <w:rFonts w:hint="eastAsia"/>
        </w:rPr>
      </w:pPr>
      <w:r>
        <w:t>AGC执行周期，第一版固定为1秒。</w:t>
      </w:r>
    </w:p>
    <w:p w14:paraId="2712AA7D">
      <w:pPr>
        <w:rPr>
          <w:rFonts w:hint="eastAsia"/>
        </w:rPr>
      </w:pPr>
    </w:p>
    <w:p w14:paraId="0BA780F2">
      <w:pPr>
        <w:rPr>
          <w:rFonts w:hint="eastAsia"/>
        </w:rPr>
      </w:pPr>
      <w:r>
        <w:t>pv_init_kw</w:t>
      </w:r>
    </w:p>
    <w:p w14:paraId="6F27D751">
      <w:pPr>
        <w:rPr>
          <w:rFonts w:hint="eastAsia"/>
        </w:rPr>
      </w:pPr>
      <w:r>
        <w:t>两台PV的初始内部命令，单位kW。</w:t>
      </w:r>
    </w:p>
    <w:p w14:paraId="667C4286">
      <w:pPr>
        <w:rPr>
          <w:rFonts w:hint="eastAsia"/>
        </w:rPr>
      </w:pPr>
    </w:p>
    <w:p w14:paraId="4810F183">
      <w:pPr>
        <w:rPr>
          <w:rFonts w:hint="eastAsia"/>
        </w:rPr>
      </w:pPr>
      <w:r>
        <w:t>ev_init_kw</w:t>
      </w:r>
    </w:p>
    <w:p w14:paraId="4D0DF878">
      <w:pPr>
        <w:rPr>
          <w:rFonts w:hint="eastAsia"/>
        </w:rPr>
      </w:pPr>
      <w:r>
        <w:t>两台EV初始充电功率的正幅值。</w:t>
      </w:r>
    </w:p>
    <w:p w14:paraId="2C01F12E">
      <w:pPr>
        <w:rPr>
          <w:rFonts w:hint="eastAsia"/>
        </w:rPr>
      </w:pPr>
      <w:r>
        <w:t>例如60表示初始输出为-0.60 pu。</w:t>
      </w:r>
    </w:p>
    <w:p w14:paraId="618E4687">
      <w:pPr>
        <w:rPr>
          <w:rFonts w:hint="eastAsia"/>
        </w:rPr>
      </w:pPr>
    </w:p>
    <w:p w14:paraId="5803AF00">
      <w:pPr>
        <w:rPr>
          <w:rFonts w:hint="eastAsia"/>
        </w:rPr>
      </w:pPr>
      <w:r>
        <w:t>agc_reset_on_reconnect</w:t>
      </w:r>
    </w:p>
    <w:p w14:paraId="3F1A40E8">
      <w:pPr>
        <w:rPr>
          <w:rFonts w:hint="eastAsia"/>
        </w:rPr>
      </w:pPr>
      <w:r>
        <w:t>默认false，普通TCP重连不重置AGC历史状态。</w:t>
      </w:r>
    </w:p>
    <w:p w14:paraId="6D38DFC4">
      <w:pPr>
        <w:rPr>
          <w:rFonts w:hint="eastAsia"/>
        </w:rPr>
      </w:pPr>
    </w:p>
    <w:p w14:paraId="39ED5A17">
      <w:pPr>
        <w:rPr>
          <w:rFonts w:hint="eastAsia"/>
        </w:rPr>
      </w:pPr>
      <w:r>
        <w:t>agc_csv_enable</w:t>
      </w:r>
    </w:p>
    <w:p w14:paraId="61A5EFCE">
      <w:pPr>
        <w:rPr>
          <w:rFonts w:hint="eastAsia"/>
        </w:rPr>
      </w:pPr>
      <w:r>
        <w:t>是否记录逐周期AGC CSV。</w:t>
      </w:r>
    </w:p>
    <w:p w14:paraId="088036A4">
      <w:pPr>
        <w:rPr>
          <w:rFonts w:hint="eastAsia"/>
        </w:rPr>
      </w:pPr>
    </w:p>
    <w:p w14:paraId="7B9DBC3F">
      <w:pPr>
        <w:rPr>
          <w:rFonts w:hint="eastAsia"/>
        </w:rPr>
      </w:pPr>
      <w:r>
        <w:rPr>
          <w:rFonts w:hint="eastAsia"/>
        </w:rPr>
        <w:t>external_enable_request</w:t>
      </w:r>
    </w:p>
    <w:p w14:paraId="3A443A5C">
      <w:pPr>
        <w:rPr>
          <w:rFonts w:hint="eastAsia"/>
        </w:rPr>
      </w:pPr>
      <w:r>
        <w:rPr>
          <w:rFonts w:hint="eastAsia"/>
        </w:rPr>
        <w:t>沿用V3.2安全状态机的外部投入请求。V4正常影子运行时设为true。该参数决定V3.2是否允许由WAIT_VALID进入ENABLED。</w:t>
      </w:r>
    </w:p>
    <w:p w14:paraId="10FF2436">
      <w:pPr>
        <w:rPr>
          <w:rFonts w:hint="eastAsia"/>
        </w:rPr>
      </w:pPr>
      <w:r>
        <w:rPr>
          <w:rFonts w:hint="eastAsia"/>
        </w:rPr>
        <w:t>external_enable_request属于V3.2安全状态机，agc_enable属于AGC计算使能。</w:t>
      </w:r>
    </w:p>
    <w:p w14:paraId="658861D5">
      <w:pPr>
        <w:rPr>
          <w:rFonts w:hint="eastAsia"/>
        </w:rPr>
      </w:pPr>
    </w:p>
    <w:p w14:paraId="232A34CA">
      <w:pPr>
        <w:rPr>
          <w:ins w:id="186" w:author="园博 苏" w:date="2026-08-07T16:24:38Z"/>
          <w:rFonts w:hint="eastAsia"/>
          <w:b/>
          <w:bCs/>
        </w:rPr>
      </w:pPr>
      <w:del w:id="187" w:author="园博 苏" w:date="2026-08-07T16:24:38Z">
        <w:r>
          <w:rPr>
            <w:b/>
            <w:bCs/>
          </w:rPr>
          <w:delText>p_target_kw</w:delText>
        </w:r>
      </w:del>
      <w:ins w:id="188" w:author="园博 苏" w:date="2026-08-07T16:24:38Z">
        <w:r>
          <w:rPr>
            <w:rFonts w:hint="eastAsia"/>
            <w:b/>
            <w:bCs/>
          </w:rPr>
          <w:t>七、AGC执行条件和调度</w:t>
        </w:r>
      </w:ins>
    </w:p>
    <w:p w14:paraId="7B4321FC">
      <w:pPr>
        <w:rPr>
          <w:ins w:id="189" w:author="园博 苏" w:date="2026-08-07T16:24:38Z"/>
          <w:rFonts w:hint="eastAsia"/>
        </w:rPr>
      </w:pPr>
      <w:ins w:id="190" w:author="园博 苏" w:date="2026-08-07T16:24:38Z">
        <w:r>
          <w:rPr>
            <w:rFonts w:hint="eastAsia"/>
          </w:rPr>
          <w:t>AGC模块不能在主循环中无条件推进。只有以下条件同时满足时才能对候选状态执行一次agc_controller_step：</w:t>
        </w:r>
      </w:ins>
    </w:p>
    <w:p w14:paraId="17C4211A">
      <w:pPr>
        <w:rPr>
          <w:ins w:id="191" w:author="园博 苏" w:date="2026-08-07T16:24:38Z"/>
          <w:rFonts w:hint="eastAsia"/>
        </w:rPr>
      </w:pPr>
      <w:ins w:id="192" w:author="园博 苏" w:date="2026-08-07T16:24:38Z">
        <w:r>
          <w:rPr>
            <w:rFonts w:hint="eastAsia"/>
          </w:rPr>
          <w:t>1. agc_enable=true；</w:t>
        </w:r>
      </w:ins>
    </w:p>
    <w:p w14:paraId="6B31D0DC">
      <w:pPr>
        <w:rPr>
          <w:ins w:id="193" w:author="园博 苏" w:date="2026-08-07T16:24:38Z"/>
          <w:rFonts w:hint="eastAsia"/>
        </w:rPr>
      </w:pPr>
      <w:ins w:id="194" w:author="园博 苏" w:date="2026-08-07T16:24:38Z">
        <w:r>
          <w:rPr>
            <w:rFonts w:hint="eastAsia"/>
          </w:rPr>
          <w:t>2. V3.2状态=ENABLED；</w:t>
        </w:r>
      </w:ins>
    </w:p>
    <w:p w14:paraId="5ED638F2">
      <w:pPr>
        <w:rPr>
          <w:ins w:id="195" w:author="园博 苏" w:date="2026-08-07T16:24:38Z"/>
          <w:rFonts w:hint="eastAsia"/>
        </w:rPr>
      </w:pPr>
      <w:ins w:id="196" w:author="园博 苏" w:date="2026-08-07T16:24:38Z">
        <w:r>
          <w:rPr>
            <w:rFonts w:hint="eastAsia"/>
          </w:rPr>
          <w:t>3. 本周期FC03读取成功；</w:t>
        </w:r>
      </w:ins>
    </w:p>
    <w:p w14:paraId="345273AF">
      <w:pPr>
        <w:rPr>
          <w:ins w:id="197" w:author="园博 苏" w:date="2026-08-07T16:24:38Z"/>
          <w:rFonts w:hint="eastAsia"/>
        </w:rPr>
      </w:pPr>
      <w:ins w:id="198" w:author="园博 苏" w:date="2026-08-07T16:24:38Z">
        <w:r>
          <w:rPr>
            <w:rFonts w:hint="eastAsia"/>
          </w:rPr>
          <w:t>4. 本周期核心测量数据有效；</w:t>
        </w:r>
      </w:ins>
    </w:p>
    <w:p w14:paraId="77D96F9E">
      <w:pPr>
        <w:rPr>
          <w:rFonts w:hint="eastAsia"/>
        </w:rPr>
      </w:pPr>
      <w:ins w:id="199" w:author="园博 苏" w:date="2026-08-07T16:24:38Z">
        <w:r>
          <w:rPr>
            <w:rFonts w:hint="eastAsia"/>
          </w:rPr>
          <w:t>5. 本周期形成一批新的完整测量快照；</w:t>
        </w:r>
      </w:ins>
    </w:p>
    <w:p w14:paraId="389B2581">
      <w:pPr>
        <w:rPr>
          <w:rFonts w:hint="eastAsia"/>
        </w:rPr>
      </w:pPr>
      <w:del w:id="200" w:author="园博 苏" w:date="2026-08-07T16:24:38Z">
        <w:r>
          <w:rPr/>
          <w:delText>PCC有功功率目标值</w:delText>
        </w:r>
      </w:del>
      <w:ins w:id="201" w:author="园博 苏" w:date="2026-08-07T16:24:38Z">
        <w:r>
          <w:rPr>
            <w:rFonts w:hint="eastAsia"/>
          </w:rPr>
          <w:t>6. 主程序允许进行AGC调度</w:t>
        </w:r>
      </w:ins>
      <w:r>
        <w:rPr>
          <w:rFonts w:hint="eastAsia"/>
        </w:rPr>
        <w:t>。</w:t>
      </w:r>
    </w:p>
    <w:p w14:paraId="32FA9B48">
      <w:pPr>
        <w:rPr>
          <w:rFonts w:hint="eastAsia"/>
        </w:rPr>
      </w:pPr>
    </w:p>
    <w:p w14:paraId="46023FE3">
      <w:pPr>
        <w:rPr>
          <w:del w:id="202" w:author="园博 苏" w:date="2026-08-07T16:24:38Z"/>
          <w:rFonts w:hint="eastAsia"/>
        </w:rPr>
      </w:pPr>
      <w:del w:id="203" w:author="园博 苏" w:date="2026-08-07T16:24:38Z">
        <w:r>
          <w:rPr/>
          <w:delText>pcc_sign_gain</w:delText>
        </w:r>
      </w:del>
    </w:p>
    <w:p w14:paraId="5323F5B1">
      <w:pPr>
        <w:rPr>
          <w:rFonts w:hint="eastAsia"/>
        </w:rPr>
      </w:pPr>
      <w:del w:id="204" w:author="园博 苏" w:date="2026-08-07T16:24:38Z">
        <w:r>
          <w:rPr/>
          <w:delText>PCC方向转换系数。</w:delText>
        </w:r>
      </w:del>
      <w:ins w:id="205" w:author="园博 苏" w:date="2026-08-07T16:24:38Z">
        <w:r>
          <w:rPr>
            <w:rFonts w:hint="eastAsia"/>
          </w:rPr>
          <w:t>Modbus通信周期当前为1 s，AGC内部最小更新周期ts_agc_s=1 s。主</w:t>
        </w:r>
      </w:ins>
      <w:r>
        <w:rPr>
          <w:rFonts w:hint="eastAsia"/>
        </w:rPr>
        <w:t>程序</w:t>
      </w:r>
      <w:del w:id="206" w:author="园博 苏" w:date="2026-08-07T16:24:38Z">
        <w:r>
          <w:rPr/>
          <w:delText>必须支持通过JSON设置为1.0或-1.0，</w:delText>
        </w:r>
      </w:del>
      <w:ins w:id="207" w:author="园博 苏" w:date="2026-08-07T16:24:38Z">
        <w:r>
          <w:rPr>
            <w:rFonts w:hint="eastAsia"/>
          </w:rPr>
          <w:t>每一批新的有效FC03数据最多调用一次C模块，同一批测量</w:t>
        </w:r>
      </w:ins>
      <w:r>
        <w:rPr>
          <w:rFonts w:hint="eastAsia"/>
        </w:rPr>
        <w:t>不能</w:t>
      </w:r>
      <w:del w:id="208" w:author="园博 苏" w:date="2026-08-07T16:24:38Z">
        <w:r>
          <w:rPr/>
          <w:delText>将方向固定在源码中</w:delText>
        </w:r>
      </w:del>
      <w:ins w:id="209" w:author="园博 苏" w:date="2026-08-07T16:24:38Z">
        <w:r>
          <w:rPr>
            <w:rFonts w:hint="eastAsia"/>
          </w:rPr>
          <w:t>重复调用。</w:t>
        </w:r>
      </w:ins>
    </w:p>
    <w:p w14:paraId="25956DA8">
      <w:pPr>
        <w:rPr>
          <w:rFonts w:hint="eastAsia"/>
        </w:rPr>
      </w:pPr>
    </w:p>
    <w:p w14:paraId="1ADAC195">
      <w:pPr>
        <w:rPr>
          <w:del w:id="210" w:author="园博 苏" w:date="2026-08-07T16:24:38Z"/>
          <w:rFonts w:hint="eastAsia"/>
        </w:rPr>
      </w:pPr>
      <w:del w:id="211" w:author="园博 苏" w:date="2026-08-07T16:24:38Z">
        <w:r>
          <w:rPr/>
          <w:delText>p_unit_kw</w:delText>
        </w:r>
      </w:del>
    </w:p>
    <w:p w14:paraId="709C7E26">
      <w:pPr>
        <w:rPr>
          <w:rFonts w:hint="eastAsia"/>
        </w:rPr>
      </w:pPr>
      <w:del w:id="212" w:author="园博 苏" w:date="2026-08-07T16:24:38Z">
        <w:r>
          <w:rPr/>
          <w:delText>设备标幺值对应的基准功率</w:delText>
        </w:r>
      </w:del>
      <w:ins w:id="213" w:author="园博 苏" w:date="2026-08-07T16:24:38Z">
        <w:r>
          <w:rPr>
            <w:rFonts w:hint="eastAsia"/>
          </w:rPr>
          <w:t>WAIT_VALID、DISCONNECTED、FC03失败、测量越界、无新数据时不得推进AGC状态</w:t>
        </w:r>
      </w:ins>
      <w:r>
        <w:rPr>
          <w:rFonts w:hint="eastAsia"/>
        </w:rPr>
        <w:t>。</w:t>
      </w:r>
    </w:p>
    <w:p w14:paraId="3EA079E1">
      <w:pPr>
        <w:rPr>
          <w:rFonts w:hint="eastAsia"/>
        </w:rPr>
      </w:pPr>
    </w:p>
    <w:p w14:paraId="00E366E3">
      <w:pPr>
        <w:rPr>
          <w:del w:id="214" w:author="园博 苏" w:date="2026-08-07T16:24:38Z"/>
          <w:rFonts w:hint="eastAsia"/>
        </w:rPr>
      </w:pPr>
      <w:del w:id="215" w:author="园博 苏" w:date="2026-08-07T16:24:38Z">
        <w:r>
          <w:rPr/>
          <w:delText>p_dead_kw</w:delText>
        </w:r>
      </w:del>
    </w:p>
    <w:p w14:paraId="2D70932B">
      <w:pPr>
        <w:rPr>
          <w:rFonts w:hint="eastAsia"/>
        </w:rPr>
      </w:pPr>
      <w:ins w:id="216" w:author="园博 苏" w:date="2026-08-07T16:24:38Z">
        <w:r>
          <w:rPr>
            <w:rFonts w:hint="eastAsia"/>
          </w:rPr>
          <w:t>板端time_s使用单调时钟。普通通信故障恢复后不做“补算历史周期”，恢复后的第一批有效新数据最多执行一次</w:t>
        </w:r>
      </w:ins>
      <w:r>
        <w:rPr>
          <w:rFonts w:hint="eastAsia"/>
        </w:rPr>
        <w:t>AGC</w:t>
      </w:r>
      <w:del w:id="217" w:author="园博 苏" w:date="2026-08-07T16:24:38Z">
        <w:r>
          <w:rPr/>
          <w:delText>功率偏差死区</w:delText>
        </w:r>
      </w:del>
      <w:ins w:id="218" w:author="园博 苏" w:date="2026-08-07T16:24:38Z">
        <w:r>
          <w:rPr>
            <w:rFonts w:hint="eastAsia"/>
          </w:rPr>
          <w:t>更新</w:t>
        </w:r>
      </w:ins>
      <w:r>
        <w:rPr>
          <w:rFonts w:hint="eastAsia"/>
        </w:rPr>
        <w:t>。</w:t>
      </w:r>
    </w:p>
    <w:p w14:paraId="28941E8F">
      <w:pPr>
        <w:rPr>
          <w:rFonts w:hint="eastAsia"/>
        </w:rPr>
      </w:pPr>
    </w:p>
    <w:p w14:paraId="56427D71">
      <w:pPr>
        <w:rPr>
          <w:ins w:id="219" w:author="园博 苏" w:date="2026-08-07T16:24:38Z"/>
          <w:rFonts w:hint="eastAsia"/>
          <w:b/>
          <w:bCs/>
        </w:rPr>
      </w:pPr>
      <w:del w:id="220" w:author="园博 苏" w:date="2026-08-07T16:24:38Z">
        <w:r>
          <w:rPr>
            <w:b/>
            <w:bCs/>
          </w:rPr>
          <w:delText>ts_</w:delText>
        </w:r>
      </w:del>
      <w:ins w:id="221" w:author="园博 苏" w:date="2026-08-07T16:24:38Z">
        <w:r>
          <w:rPr>
            <w:rFonts w:hint="eastAsia"/>
            <w:b/>
            <w:bCs/>
          </w:rPr>
          <w:t>八、主循环固定顺序</w:t>
        </w:r>
      </w:ins>
    </w:p>
    <w:p w14:paraId="12394970">
      <w:pPr>
        <w:rPr>
          <w:ins w:id="222" w:author="园博 苏" w:date="2026-08-07T16:24:38Z"/>
          <w:rFonts w:hint="eastAsia"/>
        </w:rPr>
      </w:pPr>
      <w:ins w:id="223" w:author="园博 苏" w:date="2026-08-07T16:24:38Z">
        <w:r>
          <w:rPr>
            <w:rFonts w:hint="eastAsia"/>
          </w:rPr>
          <w:t>每个通信周期按以下顺序执行：</w:t>
        </w:r>
      </w:ins>
    </w:p>
    <w:p w14:paraId="64742020">
      <w:pPr>
        <w:rPr>
          <w:ins w:id="224" w:author="园博 苏" w:date="2026-08-07T16:24:38Z"/>
          <w:rFonts w:hint="eastAsia"/>
        </w:rPr>
      </w:pPr>
      <w:ins w:id="225" w:author="园博 苏" w:date="2026-08-07T16:24:38Z">
        <w:r>
          <w:rPr>
            <w:rFonts w:hint="eastAsia"/>
          </w:rPr>
          <w:t>1. FC03一次读取40101～40116；</w:t>
        </w:r>
      </w:ins>
    </w:p>
    <w:p w14:paraId="79E66CF1">
      <w:pPr>
        <w:rPr>
          <w:ins w:id="226" w:author="园博 苏" w:date="2026-08-07T16:24:38Z"/>
          <w:rFonts w:hint="eastAsia"/>
        </w:rPr>
      </w:pPr>
      <w:ins w:id="227" w:author="园博 苏" w:date="2026-08-07T16:24:38Z">
        <w:r>
          <w:rPr>
            <w:rFonts w:hint="eastAsia"/>
          </w:rPr>
          <w:t>2. 完成全部寄存器解码；</w:t>
        </w:r>
      </w:ins>
    </w:p>
    <w:p w14:paraId="14745AB5">
      <w:pPr>
        <w:rPr>
          <w:ins w:id="228" w:author="园博 苏" w:date="2026-08-07T16:24:38Z"/>
          <w:rFonts w:hint="eastAsia"/>
        </w:rPr>
      </w:pPr>
      <w:ins w:id="229" w:author="园博 苏" w:date="2026-08-07T16:24:38Z">
        <w:r>
          <w:rPr>
            <w:rFonts w:hint="eastAsia"/>
          </w:rPr>
          <w:t>3. 执行V3.2状态和数据有效性检查；</w:t>
        </w:r>
      </w:ins>
    </w:p>
    <w:p w14:paraId="2C38528F">
      <w:pPr>
        <w:rPr>
          <w:ins w:id="230" w:author="园博 苏" w:date="2026-08-07T16:24:38Z"/>
          <w:rFonts w:hint="eastAsia"/>
        </w:rPr>
      </w:pPr>
      <w:ins w:id="231" w:author="园博 苏" w:date="2026-08-07T16:24:38Z">
        <w:r>
          <w:rPr>
            <w:rFonts w:hint="eastAsia"/>
          </w:rPr>
          <w:t>4. 更新DISCONNECTED、WAIT_VALID、ENABLED状态；</w:t>
        </w:r>
      </w:ins>
    </w:p>
    <w:p w14:paraId="29C8137F">
      <w:pPr>
        <w:rPr>
          <w:ins w:id="232" w:author="园博 苏" w:date="2026-08-07T16:24:38Z"/>
          <w:rFonts w:hint="eastAsia"/>
        </w:rPr>
      </w:pPr>
      <w:ins w:id="233" w:author="园博 苏" w:date="2026-08-07T16:24:38Z">
        <w:r>
          <w:rPr>
            <w:rFonts w:hint="eastAsia"/>
          </w:rPr>
          <w:t>5. 固定本周期完整输入快照；</w:t>
        </w:r>
      </w:ins>
    </w:p>
    <w:p w14:paraId="5EA1600A">
      <w:pPr>
        <w:rPr>
          <w:rFonts w:hint="eastAsia"/>
        </w:rPr>
      </w:pPr>
      <w:ins w:id="234" w:author="园博 苏" w:date="2026-08-07T16:24:38Z">
        <w:r>
          <w:rPr>
            <w:rFonts w:hint="eastAsia"/>
          </w:rPr>
          <w:t>6. 条件满足时，在候选AgcState上调用一次</w:t>
        </w:r>
      </w:ins>
      <w:r>
        <w:rPr>
          <w:rFonts w:hint="eastAsia"/>
        </w:rPr>
        <w:t>agc_</w:t>
      </w:r>
      <w:del w:id="235" w:author="园博 苏" w:date="2026-08-07T16:24:38Z">
        <w:r>
          <w:rPr/>
          <w:delText>s</w:delText>
        </w:r>
      </w:del>
      <w:ins w:id="236" w:author="园博 苏" w:date="2026-08-07T16:24:38Z">
        <w:r>
          <w:rPr>
            <w:rFonts w:hint="eastAsia"/>
          </w:rPr>
          <w:t>controller_step；</w:t>
        </w:r>
      </w:ins>
    </w:p>
    <w:p w14:paraId="7D12A9AA">
      <w:pPr>
        <w:rPr>
          <w:ins w:id="237" w:author="园博 苏" w:date="2026-08-07T16:24:38Z"/>
          <w:rFonts w:hint="eastAsia"/>
        </w:rPr>
      </w:pPr>
      <w:ins w:id="238" w:author="园博 苏" w:date="2026-08-07T16:24:38Z">
        <w:r>
          <w:rPr>
            <w:rFonts w:hint="eastAsia"/>
          </w:rPr>
          <w:t>7. 检查</w:t>
        </w:r>
      </w:ins>
      <w:r>
        <w:rPr>
          <w:rFonts w:hint="eastAsia"/>
        </w:rPr>
        <w:t>AGC</w:t>
      </w:r>
      <w:del w:id="239" w:author="园博 苏" w:date="2026-08-07T16:24:38Z">
        <w:r>
          <w:rPr/>
          <w:delText>执行周期，第一版固定为1秒</w:delText>
        </w:r>
      </w:del>
      <w:ins w:id="240" w:author="园博 苏" w:date="2026-08-07T16:24:38Z">
        <w:r>
          <w:rPr>
            <w:rFonts w:hint="eastAsia"/>
          </w:rPr>
          <w:t>返回状态和所有输出有限性/范围；</w:t>
        </w:r>
      </w:ins>
    </w:p>
    <w:p w14:paraId="18B9EC74">
      <w:pPr>
        <w:rPr>
          <w:ins w:id="241" w:author="园博 苏" w:date="2026-08-07T16:24:38Z"/>
          <w:rFonts w:hint="eastAsia"/>
        </w:rPr>
      </w:pPr>
      <w:ins w:id="242" w:author="园博 苏" w:date="2026-08-07T16:24:38Z">
        <w:r>
          <w:rPr>
            <w:rFonts w:hint="eastAsia"/>
          </w:rPr>
          <w:t>8. 将候选AGC结果编码为40001～40009；</w:t>
        </w:r>
      </w:ins>
    </w:p>
    <w:p w14:paraId="36D74B92">
      <w:pPr>
        <w:rPr>
          <w:ins w:id="243" w:author="园博 苏" w:date="2026-08-07T16:24:38Z"/>
          <w:rFonts w:hint="eastAsia"/>
        </w:rPr>
      </w:pPr>
      <w:ins w:id="244" w:author="园博 苏" w:date="2026-08-07T16:24:38Z">
        <w:r>
          <w:rPr>
            <w:rFonts w:hint="eastAsia"/>
          </w:rPr>
          <w:t>9. 按V3.2规则生成40010～40012；</w:t>
        </w:r>
      </w:ins>
    </w:p>
    <w:p w14:paraId="044D2095">
      <w:pPr>
        <w:rPr>
          <w:ins w:id="245" w:author="园博 苏" w:date="2026-08-07T16:24:38Z"/>
          <w:rFonts w:hint="eastAsia"/>
        </w:rPr>
      </w:pPr>
      <w:ins w:id="246" w:author="园博 苏" w:date="2026-08-07T16:24:38Z">
        <w:r>
          <w:rPr>
            <w:rFonts w:hint="eastAsia"/>
          </w:rPr>
          <w:t>10. FC16一次写入40001～40012；</w:t>
        </w:r>
      </w:ins>
    </w:p>
    <w:p w14:paraId="4D2EB055">
      <w:pPr>
        <w:rPr>
          <w:ins w:id="247" w:author="园博 苏" w:date="2026-08-07T16:24:38Z"/>
          <w:rFonts w:hint="eastAsia"/>
        </w:rPr>
      </w:pPr>
      <w:ins w:id="248" w:author="园博 苏" w:date="2026-08-07T16:24:38Z">
        <w:r>
          <w:rPr>
            <w:rFonts w:hint="eastAsia"/>
          </w:rPr>
          <w:t>11. 根据FC16结果决定是否提交候选AGC状态和CMD_SEQ；</w:t>
        </w:r>
      </w:ins>
    </w:p>
    <w:p w14:paraId="0D1C99A4">
      <w:pPr>
        <w:rPr>
          <w:rFonts w:hint="eastAsia"/>
        </w:rPr>
      </w:pPr>
      <w:ins w:id="249" w:author="园博 苏" w:date="2026-08-07T16:24:38Z">
        <w:r>
          <w:rPr>
            <w:rFonts w:hint="eastAsia"/>
          </w:rPr>
          <w:t>12. 最后写本周期CSV行</w:t>
        </w:r>
      </w:ins>
      <w:r>
        <w:rPr>
          <w:rFonts w:hint="eastAsia"/>
        </w:rPr>
        <w:t>。</w:t>
      </w:r>
    </w:p>
    <w:p w14:paraId="1D3EE725">
      <w:pPr>
        <w:rPr>
          <w:rFonts w:hint="eastAsia"/>
        </w:rPr>
      </w:pPr>
    </w:p>
    <w:p w14:paraId="12234C03">
      <w:pPr>
        <w:rPr>
          <w:del w:id="250" w:author="园博 苏" w:date="2026-08-07T16:24:38Z"/>
          <w:rFonts w:hint="eastAsia"/>
        </w:rPr>
      </w:pPr>
      <w:del w:id="251" w:author="园博 苏" w:date="2026-08-07T16:24:38Z">
        <w:r>
          <w:rPr/>
          <w:delText>pv_init_kw</w:delText>
        </w:r>
      </w:del>
    </w:p>
    <w:p w14:paraId="1136439F">
      <w:pPr>
        <w:rPr>
          <w:rFonts w:hint="eastAsia"/>
        </w:rPr>
      </w:pPr>
      <w:del w:id="252" w:author="园博 苏" w:date="2026-08-07T16:24:38Z">
        <w:r>
          <w:rPr/>
          <w:delText>两台PV的初始内部命令，单位kW</w:delText>
        </w:r>
      </w:del>
      <w:ins w:id="253" w:author="园博 苏" w:date="2026-08-07T16:24:38Z">
        <w:r>
          <w:rPr>
            <w:rFonts w:hint="eastAsia"/>
          </w:rPr>
          <w:t>一次AGC计算的PCC、PV_MAX、SOC必须来自同一次FC03读取，禁止混用不同周期的数据</w:t>
        </w:r>
      </w:ins>
      <w:r>
        <w:rPr>
          <w:rFonts w:hint="eastAsia"/>
        </w:rPr>
        <w:t>。</w:t>
      </w:r>
    </w:p>
    <w:p w14:paraId="69CCE1AF">
      <w:pPr>
        <w:rPr>
          <w:rFonts w:hint="eastAsia"/>
        </w:rPr>
      </w:pPr>
    </w:p>
    <w:p w14:paraId="29F292BA">
      <w:pPr>
        <w:rPr>
          <w:ins w:id="254" w:author="园博 苏" w:date="2026-08-07T16:24:38Z"/>
          <w:rFonts w:hint="eastAsia"/>
          <w:b/>
          <w:bCs/>
        </w:rPr>
      </w:pPr>
      <w:del w:id="255" w:author="园博 苏" w:date="2026-08-07T16:24:38Z">
        <w:r>
          <w:rPr>
            <w:b/>
            <w:bCs/>
          </w:rPr>
          <w:delText>ev_init_kw</w:delText>
        </w:r>
      </w:del>
      <w:ins w:id="256" w:author="园博 苏" w:date="2026-08-07T16:24:38Z">
        <w:r>
          <w:rPr>
            <w:rFonts w:hint="eastAsia"/>
            <w:b/>
            <w:bCs/>
          </w:rPr>
          <w:t>九、输出寄存器定义</w:t>
        </w:r>
      </w:ins>
    </w:p>
    <w:p w14:paraId="0A861191">
      <w:pPr>
        <w:rPr>
          <w:ins w:id="257" w:author="园博 苏" w:date="2026-08-07T16:24:38Z"/>
          <w:rFonts w:hint="eastAsia"/>
        </w:rPr>
      </w:pPr>
      <w:ins w:id="258" w:author="园博 苏" w:date="2026-08-07T16:24:38Z">
        <w:r>
          <w:rPr>
            <w:rFonts w:hint="eastAsia"/>
          </w:rPr>
          <w:t>V4不新增、不改变寄存器地址：</w:t>
        </w:r>
      </w:ins>
    </w:p>
    <w:p w14:paraId="4CEDF623">
      <w:pPr>
        <w:rPr>
          <w:ins w:id="259" w:author="园博 苏" w:date="2026-08-07T16:24:38Z"/>
          <w:rFonts w:hint="eastAsia"/>
        </w:rPr>
      </w:pPr>
      <w:ins w:id="260" w:author="园博 苏" w:date="2026-08-07T16:24:38Z">
        <w:r>
          <w:rPr>
            <w:rFonts w:hint="eastAsia"/>
          </w:rPr>
          <w:t>40001 PV1功率命令；</w:t>
        </w:r>
      </w:ins>
    </w:p>
    <w:p w14:paraId="207C8CA4">
      <w:pPr>
        <w:rPr>
          <w:ins w:id="261" w:author="园博 苏" w:date="2026-08-07T16:24:38Z"/>
          <w:rFonts w:hint="eastAsia"/>
        </w:rPr>
      </w:pPr>
      <w:ins w:id="262" w:author="园博 苏" w:date="2026-08-07T16:24:38Z">
        <w:r>
          <w:rPr>
            <w:rFonts w:hint="eastAsia"/>
          </w:rPr>
          <w:t>40002 PV2功率命令；</w:t>
        </w:r>
      </w:ins>
    </w:p>
    <w:p w14:paraId="4CA75FAB">
      <w:pPr>
        <w:rPr>
          <w:ins w:id="263" w:author="园博 苏" w:date="2026-08-07T16:24:38Z"/>
          <w:rFonts w:hint="eastAsia"/>
        </w:rPr>
      </w:pPr>
      <w:ins w:id="264" w:author="园博 苏" w:date="2026-08-07T16:24:38Z">
        <w:r>
          <w:rPr>
            <w:rFonts w:hint="eastAsia"/>
          </w:rPr>
          <w:t>40003 ESS1功率命令；</w:t>
        </w:r>
      </w:ins>
    </w:p>
    <w:p w14:paraId="1F644570">
      <w:pPr>
        <w:rPr>
          <w:ins w:id="265" w:author="园博 苏" w:date="2026-08-07T16:24:38Z"/>
          <w:rFonts w:hint="eastAsia"/>
        </w:rPr>
      </w:pPr>
      <w:ins w:id="266" w:author="园博 苏" w:date="2026-08-07T16:24:38Z">
        <w:r>
          <w:rPr>
            <w:rFonts w:hint="eastAsia"/>
          </w:rPr>
          <w:t>40004 ESS2功率命令；</w:t>
        </w:r>
      </w:ins>
    </w:p>
    <w:p w14:paraId="3C3C9F9B">
      <w:pPr>
        <w:rPr>
          <w:ins w:id="267" w:author="园博 苏" w:date="2026-08-07T16:24:38Z"/>
          <w:rFonts w:hint="eastAsia"/>
        </w:rPr>
      </w:pPr>
      <w:ins w:id="268" w:author="园博 苏" w:date="2026-08-07T16:24:38Z">
        <w:r>
          <w:rPr>
            <w:rFonts w:hint="eastAsia"/>
          </w:rPr>
          <w:t>40005 EV1功率命令；</w:t>
        </w:r>
      </w:ins>
    </w:p>
    <w:p w14:paraId="50325D1A">
      <w:pPr>
        <w:rPr>
          <w:ins w:id="269" w:author="园博 苏" w:date="2026-08-07T16:24:38Z"/>
          <w:rFonts w:hint="eastAsia"/>
        </w:rPr>
      </w:pPr>
      <w:ins w:id="270" w:author="园博 苏" w:date="2026-08-07T16:24:38Z">
        <w:r>
          <w:rPr>
            <w:rFonts w:hint="eastAsia"/>
          </w:rPr>
          <w:t>40006 EV2功率命令；</w:t>
        </w:r>
      </w:ins>
    </w:p>
    <w:p w14:paraId="2B9D5007">
      <w:pPr>
        <w:rPr>
          <w:ins w:id="271" w:author="园博 苏" w:date="2026-08-07T16:24:38Z"/>
          <w:rFonts w:hint="eastAsia"/>
        </w:rPr>
      </w:pPr>
      <w:ins w:id="272" w:author="园博 苏" w:date="2026-08-07T16:24:38Z">
        <w:r>
          <w:rPr>
            <w:rFonts w:hint="eastAsia"/>
          </w:rPr>
          <w:t>40007 AGC_STATUS；</w:t>
        </w:r>
      </w:ins>
    </w:p>
    <w:p w14:paraId="519CBB81">
      <w:pPr>
        <w:rPr>
          <w:ins w:id="273" w:author="园博 苏" w:date="2026-08-07T16:24:38Z"/>
          <w:rFonts w:hint="eastAsia"/>
        </w:rPr>
      </w:pPr>
      <w:ins w:id="274" w:author="园博 苏" w:date="2026-08-07T16:24:38Z">
        <w:r>
          <w:rPr>
            <w:rFonts w:hint="eastAsia"/>
          </w:rPr>
          <w:t>40008 dP；</w:t>
        </w:r>
      </w:ins>
    </w:p>
    <w:p w14:paraId="2DE8264F">
      <w:pPr>
        <w:rPr>
          <w:ins w:id="275" w:author="园博 苏" w:date="2026-08-07T16:24:38Z"/>
          <w:rFonts w:hint="eastAsia"/>
        </w:rPr>
      </w:pPr>
      <w:ins w:id="276" w:author="园博 苏" w:date="2026-08-07T16:24:38Z">
        <w:r>
          <w:rPr>
            <w:rFonts w:hint="eastAsia"/>
          </w:rPr>
          <w:t>40009 remain；</w:t>
        </w:r>
      </w:ins>
    </w:p>
    <w:p w14:paraId="22AF6861">
      <w:pPr>
        <w:rPr>
          <w:rFonts w:hint="eastAsia"/>
        </w:rPr>
      </w:pPr>
      <w:ins w:id="277" w:author="园博 苏" w:date="2026-08-07T16:24:38Z">
        <w:r>
          <w:rPr>
            <w:rFonts w:hint="eastAsia"/>
          </w:rPr>
          <w:t>40010 EXT_AGC_ENABLE；</w:t>
        </w:r>
      </w:ins>
    </w:p>
    <w:p w14:paraId="0992702C">
      <w:pPr>
        <w:rPr>
          <w:rFonts w:hint="eastAsia"/>
        </w:rPr>
      </w:pPr>
      <w:del w:id="278" w:author="园博 苏" w:date="2026-08-07T16:24:38Z">
        <w:r>
          <w:rPr/>
          <w:delText>两台EV初始充电功率的正幅值。</w:delText>
        </w:r>
      </w:del>
      <w:ins w:id="279" w:author="园博 苏" w:date="2026-08-07T16:24:38Z">
        <w:r>
          <w:rPr>
            <w:rFonts w:hint="eastAsia"/>
          </w:rPr>
          <w:t>40011 CMD_SEQ；</w:t>
        </w:r>
      </w:ins>
    </w:p>
    <w:p w14:paraId="51E6092C">
      <w:pPr>
        <w:rPr>
          <w:rFonts w:hint="eastAsia"/>
        </w:rPr>
      </w:pPr>
      <w:del w:id="280" w:author="园博 苏" w:date="2026-08-07T16:24:38Z">
        <w:r>
          <w:rPr/>
          <w:delText>例如60表示初始输出为-0.60 pu</w:delText>
        </w:r>
      </w:del>
      <w:ins w:id="281" w:author="园博 苏" w:date="2026-08-07T16:24:38Z">
        <w:r>
          <w:rPr>
            <w:rFonts w:hint="eastAsia"/>
          </w:rPr>
          <w:t>40012 BOARD_HEARTBEAT</w:t>
        </w:r>
      </w:ins>
      <w:r>
        <w:rPr>
          <w:rFonts w:hint="eastAsia"/>
        </w:rPr>
        <w:t>。</w:t>
      </w:r>
    </w:p>
    <w:p w14:paraId="00FAB7E0">
      <w:pPr>
        <w:rPr>
          <w:rFonts w:hint="eastAsia"/>
        </w:rPr>
      </w:pPr>
    </w:p>
    <w:p w14:paraId="2A349A90">
      <w:pPr>
        <w:rPr>
          <w:del w:id="282" w:author="园博 苏" w:date="2026-08-07T16:24:38Z"/>
          <w:rFonts w:hint="eastAsia"/>
        </w:rPr>
      </w:pPr>
      <w:del w:id="283" w:author="园博 苏" w:date="2026-08-07T16:24:38Z">
        <w:r>
          <w:rPr/>
          <w:delText>agc_reset_on_reconnect</w:delText>
        </w:r>
      </w:del>
    </w:p>
    <w:p w14:paraId="2D6CCC84">
      <w:pPr>
        <w:rPr>
          <w:rFonts w:hint="eastAsia"/>
        </w:rPr>
      </w:pPr>
      <w:del w:id="284" w:author="园博 苏" w:date="2026-08-07T16:24:38Z">
        <w:r>
          <w:rPr/>
          <w:delText>默认false，普通TCP重连不重置</w:delText>
        </w:r>
      </w:del>
      <w:ins w:id="285" w:author="园博 苏" w:date="2026-08-07T16:24:38Z">
        <w:r>
          <w:rPr>
            <w:rFonts w:hint="eastAsia"/>
          </w:rPr>
          <w:t>40001～40009必须来自C版</w:t>
        </w:r>
      </w:ins>
      <w:r>
        <w:rPr>
          <w:rFonts w:hint="eastAsia"/>
        </w:rPr>
        <w:t>AGC</w:t>
      </w:r>
      <w:del w:id="286" w:author="园博 苏" w:date="2026-08-07T16:24:38Z">
        <w:r>
          <w:rPr/>
          <w:delText>历史状态</w:delText>
        </w:r>
      </w:del>
      <w:ins w:id="287" w:author="园博 苏" w:date="2026-08-07T16:24:38Z">
        <w:r>
          <w:rPr>
            <w:rFonts w:hint="eastAsia"/>
          </w:rPr>
          <w:t>，不能继续使用V3.2固定测试值。数据类型、缩放、符号、补码、舍入和限值完全沿用V3.2点表和现有编码函数</w:t>
        </w:r>
      </w:ins>
      <w:r>
        <w:rPr>
          <w:rFonts w:hint="eastAsia"/>
        </w:rPr>
        <w:t>。</w:t>
      </w:r>
    </w:p>
    <w:p w14:paraId="41EEAA03">
      <w:pPr>
        <w:rPr>
          <w:rFonts w:hint="eastAsia"/>
        </w:rPr>
      </w:pPr>
    </w:p>
    <w:p w14:paraId="06DD2EDB">
      <w:pPr>
        <w:rPr>
          <w:ins w:id="288" w:author="园博 苏" w:date="2026-08-07T16:24:38Z"/>
          <w:rFonts w:hint="eastAsia"/>
        </w:rPr>
      </w:pPr>
      <w:del w:id="289" w:author="园博 苏" w:date="2026-08-07T16:24:38Z">
        <w:r>
          <w:rPr/>
          <w:delText>agc_csv_enable</w:delText>
        </w:r>
      </w:del>
      <w:ins w:id="290" w:author="园博 苏" w:date="2026-08-07T16:24:38Z">
        <w:r>
          <w:rPr>
            <w:rFonts w:hint="eastAsia"/>
          </w:rPr>
          <w:t>输出范围：</w:t>
        </w:r>
      </w:ins>
    </w:p>
    <w:p w14:paraId="6A1A3977">
      <w:pPr>
        <w:rPr>
          <w:ins w:id="291" w:author="园博 苏" w:date="2026-08-07T16:24:38Z"/>
          <w:rFonts w:hint="eastAsia"/>
        </w:rPr>
      </w:pPr>
      <w:ins w:id="292" w:author="园博 苏" w:date="2026-08-07T16:24:38Z">
        <w:r>
          <w:rPr>
            <w:rFonts w:hint="eastAsia"/>
          </w:rPr>
          <w:t>PV：0～1 pu；</w:t>
        </w:r>
      </w:ins>
    </w:p>
    <w:p w14:paraId="3707839F">
      <w:pPr>
        <w:rPr>
          <w:ins w:id="293" w:author="园博 苏" w:date="2026-08-07T16:24:38Z"/>
          <w:rFonts w:hint="eastAsia"/>
        </w:rPr>
      </w:pPr>
      <w:ins w:id="294" w:author="园博 苏" w:date="2026-08-07T16:24:38Z">
        <w:r>
          <w:rPr>
            <w:rFonts w:hint="eastAsia"/>
          </w:rPr>
          <w:t>ESS：-1～1 pu；</w:t>
        </w:r>
      </w:ins>
    </w:p>
    <w:p w14:paraId="06A5D4D3">
      <w:pPr>
        <w:rPr>
          <w:ins w:id="295" w:author="园博 苏" w:date="2026-08-07T16:24:38Z"/>
          <w:rFonts w:hint="eastAsia"/>
        </w:rPr>
      </w:pPr>
      <w:ins w:id="296" w:author="园博 苏" w:date="2026-08-07T16:24:38Z">
        <w:r>
          <w:rPr>
            <w:rFonts w:hint="eastAsia"/>
          </w:rPr>
          <w:t>EV：-1～0 pu；</w:t>
        </w:r>
      </w:ins>
    </w:p>
    <w:p w14:paraId="689ADD5F">
      <w:pPr>
        <w:rPr>
          <w:ins w:id="297" w:author="园博 苏" w:date="2026-08-07T16:24:38Z"/>
          <w:rFonts w:hint="eastAsia"/>
        </w:rPr>
      </w:pPr>
      <w:ins w:id="298" w:author="园博 苏" w:date="2026-08-07T16:24:38Z">
        <w:r>
          <w:rPr>
            <w:rFonts w:hint="eastAsia"/>
          </w:rPr>
          <w:t>AGC_STATUS：-2～2；</w:t>
        </w:r>
      </w:ins>
    </w:p>
    <w:p w14:paraId="659F3CA2">
      <w:pPr>
        <w:rPr>
          <w:rFonts w:hint="eastAsia"/>
        </w:rPr>
      </w:pPr>
      <w:ins w:id="299" w:author="园博 苏" w:date="2026-08-07T16:24:38Z">
        <w:r>
          <w:rPr>
            <w:rFonts w:hint="eastAsia"/>
          </w:rPr>
          <w:t>remain&gt;=0；</w:t>
        </w:r>
      </w:ins>
    </w:p>
    <w:p w14:paraId="182B269E">
      <w:pPr>
        <w:rPr>
          <w:rFonts w:hint="eastAsia"/>
        </w:rPr>
      </w:pPr>
      <w:del w:id="300" w:author="园博 苏" w:date="2026-08-07T16:24:38Z">
        <w:r>
          <w:rPr/>
          <w:delText>是否记录逐周期AGC CSV</w:delText>
        </w:r>
      </w:del>
      <w:ins w:id="301" w:author="园博 苏" w:date="2026-08-07T16:24:38Z">
        <w:r>
          <w:rPr>
            <w:rFonts w:hint="eastAsia"/>
          </w:rPr>
          <w:t>所有浮点输出必须为finite，不能有NaN/Inf</w:t>
        </w:r>
      </w:ins>
      <w:r>
        <w:rPr>
          <w:rFonts w:hint="eastAsia"/>
        </w:rPr>
        <w:t>。</w:t>
      </w:r>
    </w:p>
    <w:p w14:paraId="4A753E29">
      <w:pPr>
        <w:rPr>
          <w:rFonts w:hint="eastAsia"/>
        </w:rPr>
      </w:pPr>
    </w:p>
    <w:p w14:paraId="41ABE56B">
      <w:pPr>
        <w:rPr>
          <w:rFonts w:hint="eastAsia"/>
        </w:rPr>
      </w:pPr>
      <w:r>
        <w:rPr>
          <w:rFonts w:hint="eastAsia"/>
          <w:b/>
          <w:bCs/>
        </w:rPr>
        <w:t>40010继续由V3.2安全逻辑统一管理。只有同时满足以下条件时才允许为1</w:t>
      </w:r>
      <w:r>
        <w:rPr>
          <w:rFonts w:hint="eastAsia"/>
        </w:rPr>
        <w:t>：</w:t>
      </w:r>
    </w:p>
    <w:p w14:paraId="506FF028">
      <w:pPr>
        <w:rPr>
          <w:rFonts w:hint="eastAsia"/>
        </w:rPr>
      </w:pPr>
      <w:r>
        <w:rPr>
          <w:rFonts w:hint="eastAsia"/>
        </w:rPr>
        <w:t>V3.2状态为ENABLED；</w:t>
      </w:r>
    </w:p>
    <w:p w14:paraId="49D2F5B8">
      <w:pPr>
        <w:rPr>
          <w:rFonts w:hint="eastAsia"/>
        </w:rPr>
      </w:pPr>
      <w:r>
        <w:rPr>
          <w:rFonts w:hint="eastAsia"/>
        </w:rPr>
        <w:t>external_enable_request=true；</w:t>
      </w:r>
    </w:p>
    <w:p w14:paraId="798693F5">
      <w:pPr>
        <w:rPr>
          <w:rFonts w:hint="eastAsia"/>
        </w:rPr>
      </w:pPr>
      <w:r>
        <w:rPr>
          <w:rFonts w:hint="eastAsia"/>
        </w:rPr>
        <w:t>agc_enable=true；</w:t>
      </w:r>
    </w:p>
    <w:p w14:paraId="0BA6A76A">
      <w:pPr>
        <w:rPr>
          <w:rFonts w:hint="eastAsia"/>
        </w:rPr>
      </w:pPr>
      <w:r>
        <w:rPr>
          <w:rFonts w:hint="eastAsia"/>
        </w:rPr>
        <w:t>已存在至少一份成功提交的有效AGC结果；</w:t>
      </w:r>
    </w:p>
    <w:p w14:paraId="5C9B94E7">
      <w:pPr>
        <w:rPr>
          <w:rFonts w:hint="eastAsia"/>
        </w:rPr>
      </w:pPr>
      <w:r>
        <w:rPr>
          <w:rFonts w:hint="eastAsia"/>
        </w:rPr>
        <w:t>当前无通信、状态、测量、算法或编码异常。</w:t>
      </w:r>
    </w:p>
    <w:p w14:paraId="4EFC1BA5">
      <w:pPr>
        <w:rPr>
          <w:del w:id="302" w:author="园博 苏" w:date="2026-08-07T16:24:38Z"/>
          <w:rFonts w:hint="eastAsia"/>
        </w:rPr>
      </w:pPr>
      <w:r>
        <w:rPr>
          <w:rFonts w:hint="eastAsia"/>
        </w:rPr>
        <w:t>程序启动后，在第一份有效AGC结果成功提交之前，40010保持为0。任一条件失效时，40010立即为0。</w:t>
      </w:r>
      <w:ins w:id="303" w:author="园博 苏" w:date="2026-08-07T16:24:38Z">
        <w:r>
          <w:rPr>
            <w:rFonts w:hint="eastAsia"/>
          </w:rPr>
          <w:t>在V4影子模式下，40010=1表示“板端当前存在安全、有效、已经成功发布的</w:t>
        </w:r>
      </w:ins>
      <w:r>
        <w:rPr>
          <w:rFonts w:hint="eastAsia"/>
        </w:rPr>
        <w:t>AGC</w:t>
      </w:r>
      <w:del w:id="304" w:author="园博 苏" w:date="2026-08-07T16:24:38Z">
        <w:r>
          <w:rPr/>
          <w:delText>前应计算：</w:delText>
        </w:r>
      </w:del>
    </w:p>
    <w:p w14:paraId="2BFB5D79">
      <w:pPr>
        <w:rPr>
          <w:del w:id="305" w:author="园博 苏" w:date="2026-08-07T16:24:38Z"/>
          <w:rFonts w:hint="eastAsia"/>
        </w:rPr>
      </w:pPr>
      <w:del w:id="306" w:author="园博 苏" w:date="2026-08-07T16:24:38Z">
        <w:r>
          <w:rPr/>
          <w:delText>P_pcc_for_agc=pcc_sign_gain × PCC_P解码工程量</w:delText>
        </w:r>
      </w:del>
    </w:p>
    <w:p w14:paraId="0EDE7EAB">
      <w:pPr>
        <w:rPr>
          <w:rFonts w:hint="eastAsia"/>
        </w:rPr>
      </w:pPr>
      <w:del w:id="307" w:author="园博 苏" w:date="2026-08-07T16:24:38Z">
        <w:r>
          <w:rPr/>
          <w:delText>p_target_kw必须与P_pcc_for_agc</w:delText>
        </w:r>
      </w:del>
      <w:ins w:id="308" w:author="园博 苏" w:date="2026-08-07T16:24:38Z">
        <w:r>
          <w:rPr>
            <w:rFonts w:hint="eastAsia"/>
          </w:rPr>
          <w:t>结果”，但RT-LAB暂时不</w:t>
        </w:r>
      </w:ins>
      <w:r>
        <w:rPr>
          <w:rFonts w:hint="eastAsia"/>
        </w:rPr>
        <w:t>使用</w:t>
      </w:r>
      <w:del w:id="309" w:author="园博 苏" w:date="2026-08-07T16:24:38Z">
        <w:r>
          <w:rPr/>
          <w:delText>相同的方向定义</w:delText>
        </w:r>
      </w:del>
      <w:ins w:id="310" w:author="园博 苏" w:date="2026-08-07T16:24:38Z">
        <w:r>
          <w:rPr>
            <w:rFonts w:hint="eastAsia"/>
          </w:rPr>
          <w:t>40010和40001～40006接管设备</w:t>
        </w:r>
      </w:ins>
      <w:r>
        <w:rPr>
          <w:rFonts w:hint="eastAsia"/>
        </w:rPr>
        <w:t>。</w:t>
      </w:r>
    </w:p>
    <w:p w14:paraId="08AE1C73">
      <w:pPr>
        <w:rPr>
          <w:rFonts w:hint="eastAsia"/>
        </w:rPr>
      </w:pPr>
    </w:p>
    <w:p w14:paraId="1A860F58">
      <w:pPr>
        <w:rPr>
          <w:rFonts w:hint="eastAsia"/>
          <w:b/>
          <w:bCs/>
        </w:rPr>
      </w:pPr>
      <w:del w:id="311" w:author="园博 苏" w:date="2026-08-07T16:24:38Z">
        <w:r>
          <w:rPr>
            <w:b/>
            <w:bCs/>
          </w:rPr>
          <w:delText>日志中需要同时记录：</w:delText>
        </w:r>
      </w:del>
      <w:ins w:id="312" w:author="园博 苏" w:date="2026-08-07T16:24:38Z">
        <w:r>
          <w:rPr>
            <w:rFonts w:hint="eastAsia"/>
            <w:b/>
            <w:bCs/>
          </w:rPr>
          <w:t>十、UPDATED、HELD、ERROR和CMD_SEQ语义</w:t>
        </w:r>
      </w:ins>
    </w:p>
    <w:p w14:paraId="39E5C7D0">
      <w:pPr>
        <w:rPr>
          <w:del w:id="313" w:author="园博 苏" w:date="2026-08-07T16:24:38Z"/>
          <w:rFonts w:hint="eastAsia"/>
        </w:rPr>
      </w:pPr>
      <w:del w:id="314" w:author="园博 苏" w:date="2026-08-07T16:24:38Z">
        <w:r>
          <w:rPr/>
          <w:delText>40101原始寄存器值</w:delText>
        </w:r>
      </w:del>
    </w:p>
    <w:p w14:paraId="240752DA">
      <w:pPr>
        <w:rPr>
          <w:rFonts w:hint="eastAsia"/>
        </w:rPr>
      </w:pPr>
      <w:del w:id="315" w:author="园博 苏" w:date="2026-08-07T16:24:38Z">
        <w:r>
          <w:rPr/>
          <w:delText>PCC解码后的工程量乘以pcc_sign_gain后的</w:delText>
        </w:r>
      </w:del>
      <w:ins w:id="316" w:author="园博 苏" w:date="2026-08-07T16:24:38Z">
        <w:r>
          <w:rPr>
            <w:rFonts w:hint="eastAsia"/>
          </w:rPr>
          <w:t>请严格区分C模块返回的AGC_STEP_UPDATED、</w:t>
        </w:r>
      </w:ins>
      <w:r>
        <w:rPr>
          <w:rFonts w:hint="eastAsia"/>
        </w:rPr>
        <w:t>AGC</w:t>
      </w:r>
      <w:del w:id="317" w:author="园博 苏" w:date="2026-08-07T16:24:38Z">
        <w:r>
          <w:rPr/>
          <w:delText>输入值</w:delText>
        </w:r>
      </w:del>
      <w:ins w:id="318" w:author="园博 苏" w:date="2026-08-07T16:24:38Z">
        <w:r>
          <w:rPr>
            <w:rFonts w:hint="eastAsia"/>
          </w:rPr>
          <w:t>_STEP_HELD、AGC_STEP_ERROR。</w:t>
        </w:r>
      </w:ins>
    </w:p>
    <w:p w14:paraId="48022B4B">
      <w:pPr>
        <w:rPr>
          <w:rFonts w:hint="eastAsia"/>
        </w:rPr>
      </w:pPr>
    </w:p>
    <w:p w14:paraId="2F2BBF16">
      <w:pPr>
        <w:rPr>
          <w:del w:id="319" w:author="园博 苏" w:date="2026-08-07T16:24:38Z"/>
          <w:rFonts w:hint="eastAsia"/>
          <w:b/>
          <w:bCs/>
        </w:rPr>
      </w:pPr>
      <w:del w:id="320" w:author="园博 苏" w:date="2026-08-07T16:24:38Z">
        <w:r>
          <w:rPr>
            <w:b/>
            <w:bCs/>
          </w:rPr>
          <w:delText>七、AGC执行条件</w:delText>
        </w:r>
      </w:del>
    </w:p>
    <w:p w14:paraId="2C516023">
      <w:pPr>
        <w:rPr>
          <w:del w:id="321" w:author="园博 苏" w:date="2026-08-07T16:24:38Z"/>
          <w:rFonts w:hint="eastAsia"/>
        </w:rPr>
      </w:pPr>
      <w:del w:id="322" w:author="园博 苏" w:date="2026-08-07T16:24:38Z">
        <w:r>
          <w:rPr/>
          <w:delText>AGC模块不能在每个循环中无条件调用。</w:delText>
        </w:r>
      </w:del>
      <w:del w:id="323" w:author="园博 苏" w:date="2026-08-07T16:24:38Z">
        <w:r>
          <w:rPr>
            <w:b/>
            <w:bCs/>
          </w:rPr>
          <w:delText>只有以下条件同时满足时</w:delText>
        </w:r>
      </w:del>
      <w:del w:id="324" w:author="园博 苏" w:date="2026-08-07T16:24:38Z">
        <w:r>
          <w:rPr/>
          <w:delText>，才能执行一次</w:delText>
        </w:r>
      </w:del>
      <w:r>
        <w:rPr>
          <w:rFonts w:hint="eastAsia"/>
        </w:rPr>
        <w:t>AGC</w:t>
      </w:r>
      <w:del w:id="325" w:author="园博 苏" w:date="2026-08-07T16:24:38Z">
        <w:r>
          <w:rPr/>
          <w:delText>：</w:delText>
        </w:r>
      </w:del>
    </w:p>
    <w:p w14:paraId="48E1F4F5">
      <w:pPr>
        <w:rPr>
          <w:del w:id="326" w:author="园博 苏" w:date="2026-08-07T16:24:38Z"/>
          <w:rFonts w:hint="eastAsia"/>
        </w:rPr>
      </w:pPr>
      <w:del w:id="327" w:author="园博 苏" w:date="2026-08-07T16:24:38Z">
        <w:r>
          <w:rPr/>
          <w:delText>agc_enable = true</w:delText>
        </w:r>
      </w:del>
    </w:p>
    <w:p w14:paraId="1F7F3778">
      <w:pPr>
        <w:rPr>
          <w:del w:id="328" w:author="园博 苏" w:date="2026-08-07T16:24:38Z"/>
          <w:rFonts w:hint="eastAsia"/>
        </w:rPr>
      </w:pPr>
      <w:del w:id="329" w:author="园博 苏" w:date="2026-08-07T16:24:38Z">
        <w:r>
          <w:rPr/>
          <w:delText>V3.2当前状态 = ENABLED</w:delText>
        </w:r>
      </w:del>
    </w:p>
    <w:p w14:paraId="6E7FAF9D">
      <w:pPr>
        <w:rPr>
          <w:del w:id="330" w:author="园博 苏" w:date="2026-08-07T16:24:38Z"/>
          <w:rFonts w:hint="eastAsia"/>
        </w:rPr>
      </w:pPr>
      <w:del w:id="331" w:author="园博 苏" w:date="2026-08-07T16:24:38Z">
        <w:r>
          <w:rPr/>
          <w:delText>本周期FC03读取成功</w:delText>
        </w:r>
      </w:del>
    </w:p>
    <w:p w14:paraId="3380FCA4">
      <w:pPr>
        <w:rPr>
          <w:del w:id="332" w:author="园博 苏" w:date="2026-08-07T16:24:38Z"/>
          <w:rFonts w:hint="eastAsia"/>
        </w:rPr>
      </w:pPr>
      <w:del w:id="333" w:author="园博 苏" w:date="2026-08-07T16:24:38Z">
        <w:r>
          <w:rPr/>
          <w:delText>本周期核心测量数据有效</w:delText>
        </w:r>
      </w:del>
    </w:p>
    <w:p w14:paraId="7668FAEA">
      <w:pPr>
        <w:rPr>
          <w:del w:id="334" w:author="园博 苏" w:date="2026-08-07T16:24:38Z"/>
          <w:rFonts w:hint="eastAsia"/>
        </w:rPr>
      </w:pPr>
      <w:ins w:id="335" w:author="园博 苏" w:date="2026-08-07T16:24:38Z">
        <w:r>
          <w:rPr>
            <w:rFonts w:hint="eastAsia"/>
          </w:rPr>
          <w:t>_STEP_UPDATED：</w:t>
        </w:r>
      </w:ins>
      <w:r>
        <w:rPr>
          <w:rFonts w:hint="eastAsia"/>
        </w:rPr>
        <w:t>本周期</w:t>
      </w:r>
      <w:del w:id="336" w:author="园博 苏" w:date="2026-08-07T16:24:38Z">
        <w:r>
          <w:rPr/>
          <w:delText>形成了一批新的完整测量数据</w:delText>
        </w:r>
      </w:del>
    </w:p>
    <w:p w14:paraId="39DB0F4C">
      <w:pPr>
        <w:rPr>
          <w:rFonts w:hint="eastAsia"/>
        </w:rPr>
      </w:pPr>
      <w:del w:id="337" w:author="园博 苏" w:date="2026-08-07T16:24:38Z">
        <w:r>
          <w:rPr/>
          <w:delText>当前已经到达AGC执行周期</w:delText>
        </w:r>
      </w:del>
      <w:ins w:id="338" w:author="园博 苏" w:date="2026-08-07T16:24:38Z">
        <w:r>
          <w:rPr>
            <w:rFonts w:hint="eastAsia"/>
          </w:rPr>
          <w:t>真正更新了AGC历史状态并生成了新的候选命令。只有候选结果有效、编码成功、FC16成功后，才提交正式状态并使CMD_SEQ加1。</w:t>
        </w:r>
      </w:ins>
    </w:p>
    <w:p w14:paraId="3F81F218">
      <w:pPr>
        <w:rPr>
          <w:rFonts w:hint="eastAsia"/>
        </w:rPr>
      </w:pPr>
    </w:p>
    <w:p w14:paraId="19B9A6DA">
      <w:pPr>
        <w:rPr>
          <w:del w:id="339" w:author="园博 苏" w:date="2026-08-07T16:24:38Z"/>
          <w:rFonts w:hint="eastAsia"/>
        </w:rPr>
      </w:pPr>
      <w:del w:id="340" w:author="园博 苏" w:date="2026-08-07T16:24:38Z">
        <w:r>
          <w:rPr/>
          <w:delText>采用：</w:delText>
        </w:r>
      </w:del>
    </w:p>
    <w:p w14:paraId="0242B67E">
      <w:pPr>
        <w:rPr>
          <w:del w:id="341" w:author="园博 苏" w:date="2026-08-07T16:24:38Z"/>
          <w:rFonts w:hint="eastAsia"/>
        </w:rPr>
      </w:pPr>
      <w:del w:id="342" w:author="园博 苏" w:date="2026-08-07T16:24:38Z">
        <w:r>
          <w:rPr/>
          <w:delText>Modbus通信</w:delText>
        </w:r>
      </w:del>
      <w:ins w:id="343" w:author="园博 苏" w:date="2026-08-07T16:24:38Z">
        <w:r>
          <w:rPr>
            <w:rFonts w:hint="eastAsia"/>
          </w:rPr>
          <w:t>AGC_STEP_HELD：本</w:t>
        </w:r>
      </w:ins>
      <w:r>
        <w:rPr>
          <w:rFonts w:hint="eastAsia"/>
        </w:rPr>
        <w:t>周期</w:t>
      </w:r>
      <w:del w:id="344" w:author="园博 苏" w:date="2026-08-07T16:24:38Z">
        <w:r>
          <w:rPr/>
          <w:delText xml:space="preserve"> = 1秒</w:delText>
        </w:r>
      </w:del>
    </w:p>
    <w:p w14:paraId="545FA337">
      <w:pPr>
        <w:rPr>
          <w:del w:id="345" w:author="园博 苏" w:date="2026-08-07T16:24:38Z"/>
          <w:rFonts w:hint="eastAsia"/>
        </w:rPr>
      </w:pPr>
      <w:del w:id="346" w:author="园博 苏" w:date="2026-08-07T16:24:38Z">
        <w:r>
          <w:rPr/>
          <w:delText>AGC执行周期 = 1秒</w:delText>
        </w:r>
      </w:del>
    </w:p>
    <w:p w14:paraId="74054B99">
      <w:pPr>
        <w:rPr>
          <w:del w:id="347" w:author="园博 苏" w:date="2026-08-07T16:24:38Z"/>
          <w:rFonts w:hint="eastAsia"/>
        </w:rPr>
      </w:pPr>
      <w:del w:id="348" w:author="园博 苏" w:date="2026-08-07T16:24:38Z">
        <w:r>
          <w:rPr/>
          <w:delText>因此，每一批新的有效测量最多调用一次AGC。</w:delText>
        </w:r>
      </w:del>
    </w:p>
    <w:p w14:paraId="0A321C87">
      <w:pPr>
        <w:rPr>
          <w:del w:id="349" w:author="园博 苏" w:date="2026-08-07T16:24:38Z"/>
          <w:rFonts w:hint="eastAsia"/>
          <w:b/>
          <w:bCs/>
        </w:rPr>
      </w:pPr>
      <w:del w:id="350" w:author="园博 苏" w:date="2026-08-07T16:24:38Z">
        <w:r>
          <w:rPr>
            <w:b/>
            <w:bCs/>
          </w:rPr>
          <w:delText>以下情况不得执行AGC：</w:delText>
        </w:r>
      </w:del>
    </w:p>
    <w:p w14:paraId="3F7D28E8">
      <w:pPr>
        <w:rPr>
          <w:del w:id="351" w:author="园博 苏" w:date="2026-08-07T16:24:38Z"/>
          <w:rFonts w:hint="eastAsia"/>
        </w:rPr>
      </w:pPr>
      <w:del w:id="352" w:author="园博 苏" w:date="2026-08-07T16:24:38Z">
        <w:r>
          <w:rPr/>
          <w:delText>状态为WAIT_VALID</w:delText>
        </w:r>
      </w:del>
    </w:p>
    <w:p w14:paraId="3F971928">
      <w:pPr>
        <w:rPr>
          <w:del w:id="353" w:author="园博 苏" w:date="2026-08-07T16:24:38Z"/>
          <w:rFonts w:hint="eastAsia"/>
        </w:rPr>
      </w:pPr>
      <w:del w:id="354" w:author="园博 苏" w:date="2026-08-07T16:24:38Z">
        <w:r>
          <w:rPr/>
          <w:delText>状态为DISCONNECTED</w:delText>
        </w:r>
      </w:del>
    </w:p>
    <w:p w14:paraId="22ACFB4F">
      <w:pPr>
        <w:rPr>
          <w:del w:id="355" w:author="园博 苏" w:date="2026-08-07T16:24:38Z"/>
          <w:rFonts w:hint="eastAsia"/>
        </w:rPr>
      </w:pPr>
      <w:ins w:id="356" w:author="园博 苏" w:date="2026-08-07T16:24:38Z">
        <w:r>
          <w:rPr>
            <w:rFonts w:hint="eastAsia"/>
          </w:rPr>
          <w:t>没有推进算法历史状态，继续使用最近一次已成功提交的结果。HELD不是错误；</w:t>
        </w:r>
      </w:ins>
      <w:r>
        <w:rPr>
          <w:rFonts w:hint="eastAsia"/>
        </w:rPr>
        <w:t>本周期</w:t>
      </w:r>
      <w:del w:id="357" w:author="园博 苏" w:date="2026-08-07T16:24:38Z">
        <w:r>
          <w:rPr/>
          <w:delText>FC03失败</w:delText>
        </w:r>
      </w:del>
    </w:p>
    <w:p w14:paraId="6131CF21">
      <w:pPr>
        <w:rPr>
          <w:del w:id="358" w:author="园博 苏" w:date="2026-08-07T16:24:38Z"/>
          <w:rFonts w:hint="eastAsia"/>
        </w:rPr>
      </w:pPr>
      <w:del w:id="359" w:author="园博 苏" w:date="2026-08-07T16:24:38Z">
        <w:r>
          <w:rPr/>
          <w:delText>本周期测量越界</w:delText>
        </w:r>
      </w:del>
    </w:p>
    <w:p w14:paraId="4EE3FF20">
      <w:pPr>
        <w:rPr>
          <w:del w:id="360" w:author="园博 苏" w:date="2026-08-07T16:24:38Z"/>
          <w:rFonts w:hint="eastAsia"/>
        </w:rPr>
      </w:pPr>
      <w:del w:id="361" w:author="园博 苏" w:date="2026-08-07T16:24:38Z">
        <w:r>
          <w:rPr/>
          <w:delText>本周期没有新数据</w:delText>
        </w:r>
      </w:del>
    </w:p>
    <w:p w14:paraId="77315E0E">
      <w:pPr>
        <w:rPr>
          <w:rFonts w:hint="eastAsia"/>
        </w:rPr>
      </w:pPr>
      <w:del w:id="362" w:author="园博 苏" w:date="2026-08-07T16:24:38Z">
        <w:r>
          <w:rPr/>
          <w:delText>同一批测量不能重复计算</w:delText>
        </w:r>
      </w:del>
      <w:ins w:id="363" w:author="园博 苏" w:date="2026-08-07T16:24:38Z">
        <w:r>
          <w:rPr>
            <w:rFonts w:hint="eastAsia"/>
          </w:rPr>
          <w:t>可以继续发送最近一次已提交的40001～40009，但CMD_SEQ保持不变</w:t>
        </w:r>
      </w:ins>
      <w:r>
        <w:rPr>
          <w:rFonts w:hint="eastAsia"/>
        </w:rPr>
        <w:t>，不能因为</w:t>
      </w:r>
      <w:del w:id="364" w:author="园博 苏" w:date="2026-08-07T16:24:38Z">
        <w:r>
          <w:rPr/>
          <w:delText>FC16重试而再次调用AGC</w:delText>
        </w:r>
      </w:del>
      <w:ins w:id="365" w:author="园博 苏" w:date="2026-08-07T16:24:38Z">
        <w:r>
          <w:rPr>
            <w:rFonts w:hint="eastAsia"/>
          </w:rPr>
          <w:t>HELD而增加CMD_SEQ</w:t>
        </w:r>
      </w:ins>
      <w:r>
        <w:rPr>
          <w:rFonts w:hint="eastAsia"/>
        </w:rPr>
        <w:t>。</w:t>
      </w:r>
    </w:p>
    <w:p w14:paraId="3BF22909">
      <w:pPr>
        <w:rPr>
          <w:rFonts w:hint="eastAsia"/>
        </w:rPr>
      </w:pPr>
    </w:p>
    <w:p w14:paraId="173FCCE4">
      <w:pPr>
        <w:rPr>
          <w:del w:id="366" w:author="园博 苏" w:date="2026-08-07T16:24:38Z"/>
          <w:rFonts w:hint="eastAsia"/>
          <w:b/>
          <w:bCs/>
        </w:rPr>
      </w:pPr>
      <w:del w:id="367" w:author="园博 苏" w:date="2026-08-07T16:24:38Z">
        <w:r>
          <w:rPr>
            <w:b/>
            <w:bCs/>
          </w:rPr>
          <w:delText>八、主循环执行顺序</w:delText>
        </w:r>
      </w:del>
    </w:p>
    <w:p w14:paraId="05A4168E">
      <w:pPr>
        <w:rPr>
          <w:del w:id="368" w:author="园博 苏" w:date="2026-08-07T16:24:38Z"/>
          <w:rFonts w:hint="eastAsia"/>
        </w:rPr>
      </w:pPr>
      <w:del w:id="369" w:author="园博 苏" w:date="2026-08-07T16:24:38Z">
        <w:r>
          <w:rPr/>
          <w:delText>每个通信周期固定按以下顺序执行：</w:delText>
        </w:r>
      </w:del>
    </w:p>
    <w:p w14:paraId="03020342">
      <w:pPr>
        <w:rPr>
          <w:del w:id="370" w:author="园博 苏" w:date="2026-08-07T16:24:38Z"/>
          <w:rFonts w:hint="eastAsia"/>
        </w:rPr>
      </w:pPr>
      <w:del w:id="371" w:author="园博 苏" w:date="2026-08-07T16:24:38Z">
        <w:r>
          <w:rPr/>
          <w:delText>1. FC03一次读取40101～40116</w:delText>
        </w:r>
      </w:del>
    </w:p>
    <w:p w14:paraId="7F439AE4">
      <w:pPr>
        <w:rPr>
          <w:del w:id="372" w:author="园博 苏" w:date="2026-08-07T16:24:38Z"/>
          <w:rFonts w:hint="eastAsia"/>
        </w:rPr>
      </w:pPr>
      <w:del w:id="373" w:author="园博 苏" w:date="2026-08-07T16:24:38Z">
        <w:r>
          <w:rPr/>
          <w:delText>2. 完成寄存器解码</w:delText>
        </w:r>
      </w:del>
    </w:p>
    <w:p w14:paraId="5F9A2B91">
      <w:pPr>
        <w:rPr>
          <w:del w:id="374" w:author="园博 苏" w:date="2026-08-07T16:24:38Z"/>
          <w:rFonts w:hint="eastAsia"/>
        </w:rPr>
      </w:pPr>
      <w:del w:id="375" w:author="园博 苏" w:date="2026-08-07T16:24:38Z">
        <w:r>
          <w:rPr/>
          <w:delText>3. 执行V3.2状态和数据有效性判断</w:delText>
        </w:r>
      </w:del>
    </w:p>
    <w:p w14:paraId="38864B7E">
      <w:pPr>
        <w:rPr>
          <w:del w:id="376" w:author="园博 苏" w:date="2026-08-07T16:24:38Z"/>
          <w:rFonts w:hint="eastAsia"/>
        </w:rPr>
      </w:pPr>
      <w:del w:id="377" w:author="园博 苏" w:date="2026-08-07T16:24:38Z">
        <w:r>
          <w:rPr/>
          <w:delText>4. 更新DISCONNECTED、WAIT_VALID、ENABLED状态</w:delText>
        </w:r>
      </w:del>
    </w:p>
    <w:p w14:paraId="130AF73E">
      <w:pPr>
        <w:rPr>
          <w:del w:id="378" w:author="园博 苏" w:date="2026-08-07T16:24:38Z"/>
          <w:rFonts w:hint="eastAsia"/>
        </w:rPr>
      </w:pPr>
      <w:del w:id="379" w:author="园博 苏" w:date="2026-08-07T16:24:38Z">
        <w:r>
          <w:rPr/>
          <w:delText>5. 固定</w:delText>
        </w:r>
      </w:del>
      <w:ins w:id="380" w:author="园博 苏" w:date="2026-08-07T16:24:38Z">
        <w:r>
          <w:rPr>
            <w:rFonts w:hint="eastAsia"/>
          </w:rPr>
          <w:t>AGC_STEP_ERROR：算法输入、参数或计算存在错误。</w:t>
        </w:r>
      </w:ins>
      <w:r>
        <w:rPr>
          <w:rFonts w:hint="eastAsia"/>
        </w:rPr>
        <w:t>本周期</w:t>
      </w:r>
      <w:del w:id="381" w:author="园博 苏" w:date="2026-08-07T16:24:38Z">
        <w:r>
          <w:rPr/>
          <w:delText>AGC输入快照</w:delText>
        </w:r>
      </w:del>
    </w:p>
    <w:p w14:paraId="26BBD087">
      <w:pPr>
        <w:rPr>
          <w:del w:id="382" w:author="园博 苏" w:date="2026-08-07T16:24:38Z"/>
          <w:rFonts w:hint="eastAsia"/>
        </w:rPr>
      </w:pPr>
      <w:del w:id="383" w:author="园博 苏" w:date="2026-08-07T16:24:38Z">
        <w:r>
          <w:rPr/>
          <w:delText>6. 条件满足时调用一次AGC</w:delText>
        </w:r>
      </w:del>
    </w:p>
    <w:p w14:paraId="0E3B9E11">
      <w:pPr>
        <w:rPr>
          <w:del w:id="384" w:author="园博 苏" w:date="2026-08-07T16:24:38Z"/>
          <w:rFonts w:hint="eastAsia"/>
        </w:rPr>
      </w:pPr>
      <w:del w:id="385" w:author="园博 苏" w:date="2026-08-07T16:24:38Z">
        <w:r>
          <w:rPr/>
          <w:delText>7. 将AGC结果编码为40001～40009</w:delText>
        </w:r>
      </w:del>
    </w:p>
    <w:p w14:paraId="202BAF8B">
      <w:pPr>
        <w:rPr>
          <w:del w:id="386" w:author="园博 苏" w:date="2026-08-07T16:24:38Z"/>
          <w:rFonts w:hint="eastAsia"/>
        </w:rPr>
      </w:pPr>
      <w:del w:id="387" w:author="园博 苏" w:date="2026-08-07T16:24:38Z">
        <w:r>
          <w:rPr/>
          <w:delText>8. 按V3.2规则生成</w:delText>
        </w:r>
      </w:del>
      <w:r>
        <w:rPr>
          <w:rFonts w:hint="eastAsia"/>
        </w:rPr>
        <w:t>40010</w:t>
      </w:r>
      <w:del w:id="388" w:author="园博 苏" w:date="2026-08-07T16:24:38Z">
        <w:r>
          <w:rPr/>
          <w:delText>～40012</w:delText>
        </w:r>
      </w:del>
    </w:p>
    <w:p w14:paraId="46FA3845">
      <w:pPr>
        <w:rPr>
          <w:del w:id="389" w:author="园博 苏" w:date="2026-08-07T16:24:38Z"/>
          <w:rFonts w:hint="eastAsia"/>
        </w:rPr>
      </w:pPr>
      <w:del w:id="390" w:author="园博 苏" w:date="2026-08-07T16:24:38Z">
        <w:r>
          <w:rPr/>
          <w:delText>9. FC16一次写入40001～40012</w:delText>
        </w:r>
      </w:del>
    </w:p>
    <w:p w14:paraId="541D121D">
      <w:pPr>
        <w:rPr>
          <w:rFonts w:hint="eastAsia"/>
        </w:rPr>
      </w:pPr>
      <w:del w:id="391" w:author="园博 苏" w:date="2026-08-07T16:24:38Z">
        <w:r>
          <w:rPr/>
          <w:delText>一次AGC计算使用的所有输入</w:delText>
        </w:r>
      </w:del>
      <w:r>
        <w:rPr>
          <w:rFonts w:hint="eastAsia"/>
        </w:rPr>
        <w:t>必须</w:t>
      </w:r>
      <w:del w:id="392" w:author="园博 苏" w:date="2026-08-07T16:24:38Z">
        <w:r>
          <w:rPr/>
          <w:delText>来自同一次FC03读取，不能混用不同周期的数据</w:delText>
        </w:r>
      </w:del>
      <w:ins w:id="393" w:author="园博 苏" w:date="2026-08-07T16:24:38Z">
        <w:r>
          <w:rPr>
            <w:rFonts w:hint="eastAsia"/>
          </w:rPr>
          <w:t>为0；候选状态、候选CMD_SEQ均不得提交</w:t>
        </w:r>
      </w:ins>
      <w:r>
        <w:rPr>
          <w:rFonts w:hint="eastAsia"/>
        </w:rPr>
        <w:t>。</w:t>
      </w:r>
    </w:p>
    <w:p w14:paraId="7A4CC630">
      <w:pPr>
        <w:rPr>
          <w:rFonts w:hint="eastAsia"/>
        </w:rPr>
      </w:pPr>
    </w:p>
    <w:p w14:paraId="20704AA1">
      <w:pPr>
        <w:rPr>
          <w:del w:id="394" w:author="园博 苏" w:date="2026-08-07T16:24:38Z"/>
          <w:rFonts w:hint="eastAsia"/>
          <w:b/>
          <w:bCs/>
        </w:rPr>
      </w:pPr>
      <w:del w:id="395" w:author="园博 苏" w:date="2026-08-07T16:24:38Z">
        <w:r>
          <w:rPr>
            <w:b/>
            <w:bCs/>
          </w:rPr>
          <w:delText>九、输出寄存器定义</w:delText>
        </w:r>
      </w:del>
    </w:p>
    <w:p w14:paraId="0EEBC9C0">
      <w:pPr>
        <w:rPr>
          <w:del w:id="396" w:author="园博 苏" w:date="2026-08-07T16:24:38Z"/>
          <w:rFonts w:hint="eastAsia"/>
        </w:rPr>
      </w:pPr>
      <w:del w:id="397" w:author="园博 苏" w:date="2026-08-07T16:24:38Z">
        <w:r>
          <w:rPr/>
          <w:delText>V4不新增、不改变寄存器地址：</w:delText>
        </w:r>
      </w:del>
    </w:p>
    <w:p w14:paraId="06A77444">
      <w:pPr>
        <w:rPr>
          <w:del w:id="398" w:author="园博 苏" w:date="2026-08-07T16:24:38Z"/>
          <w:rFonts w:hint="eastAsia"/>
        </w:rPr>
      </w:pPr>
      <w:del w:id="399" w:author="园博 苏" w:date="2026-08-07T16:24:38Z">
        <w:r>
          <w:rPr/>
          <w:delText>40001  PV1功率命令</w:delText>
        </w:r>
      </w:del>
    </w:p>
    <w:p w14:paraId="6123F9F1">
      <w:pPr>
        <w:rPr>
          <w:del w:id="400" w:author="园博 苏" w:date="2026-08-07T16:24:38Z"/>
          <w:rFonts w:hint="eastAsia"/>
        </w:rPr>
      </w:pPr>
      <w:del w:id="401" w:author="园博 苏" w:date="2026-08-07T16:24:38Z">
        <w:r>
          <w:rPr/>
          <w:delText>40002  PV2功率命令</w:delText>
        </w:r>
      </w:del>
    </w:p>
    <w:p w14:paraId="3C3876F5">
      <w:pPr>
        <w:rPr>
          <w:del w:id="402" w:author="园博 苏" w:date="2026-08-07T16:24:38Z"/>
          <w:rFonts w:hint="eastAsia"/>
        </w:rPr>
      </w:pPr>
      <w:del w:id="403" w:author="园博 苏" w:date="2026-08-07T16:24:38Z">
        <w:r>
          <w:rPr/>
          <w:delText>40003  ESS1功率命令</w:delText>
        </w:r>
      </w:del>
    </w:p>
    <w:p w14:paraId="5D3857C3">
      <w:pPr>
        <w:rPr>
          <w:del w:id="404" w:author="园博 苏" w:date="2026-08-07T16:24:38Z"/>
          <w:rFonts w:hint="eastAsia"/>
        </w:rPr>
      </w:pPr>
      <w:del w:id="405" w:author="园博 苏" w:date="2026-08-07T16:24:38Z">
        <w:r>
          <w:rPr/>
          <w:delText>40004  ESS2功率命令</w:delText>
        </w:r>
      </w:del>
    </w:p>
    <w:p w14:paraId="558BCDF9">
      <w:pPr>
        <w:rPr>
          <w:del w:id="406" w:author="园博 苏" w:date="2026-08-07T16:24:38Z"/>
          <w:rFonts w:hint="eastAsia"/>
        </w:rPr>
      </w:pPr>
      <w:del w:id="407" w:author="园博 苏" w:date="2026-08-07T16:24:38Z">
        <w:r>
          <w:rPr/>
          <w:delText>40005  EV1功率命令</w:delText>
        </w:r>
      </w:del>
    </w:p>
    <w:p w14:paraId="6F69A624">
      <w:pPr>
        <w:rPr>
          <w:del w:id="408" w:author="园博 苏" w:date="2026-08-07T16:24:38Z"/>
          <w:rFonts w:hint="eastAsia"/>
        </w:rPr>
      </w:pPr>
      <w:del w:id="409" w:author="园博 苏" w:date="2026-08-07T16:24:38Z">
        <w:r>
          <w:rPr/>
          <w:delText>40006  EV2功率命令</w:delText>
        </w:r>
      </w:del>
    </w:p>
    <w:p w14:paraId="4317A75E">
      <w:pPr>
        <w:rPr>
          <w:del w:id="410" w:author="园博 苏" w:date="2026-08-07T16:24:38Z"/>
          <w:rFonts w:hint="eastAsia"/>
        </w:rPr>
      </w:pPr>
      <w:del w:id="411" w:author="园博 苏" w:date="2026-08-07T16:24:38Z">
        <w:r>
          <w:rPr/>
          <w:delText>40007  AGC_STATUS</w:delText>
        </w:r>
      </w:del>
    </w:p>
    <w:p w14:paraId="7D7C9763">
      <w:pPr>
        <w:rPr>
          <w:del w:id="412" w:author="园博 苏" w:date="2026-08-07T16:24:38Z"/>
          <w:rFonts w:hint="eastAsia"/>
        </w:rPr>
      </w:pPr>
      <w:del w:id="413" w:author="园博 苏" w:date="2026-08-07T16:24:38Z">
        <w:r>
          <w:rPr/>
          <w:delText>40008  dP</w:delText>
        </w:r>
      </w:del>
    </w:p>
    <w:p w14:paraId="2FC8B3CA">
      <w:pPr>
        <w:rPr>
          <w:del w:id="414" w:author="园博 苏" w:date="2026-08-07T16:24:38Z"/>
          <w:rFonts w:hint="eastAsia"/>
        </w:rPr>
      </w:pPr>
      <w:del w:id="415" w:author="园博 苏" w:date="2026-08-07T16:24:38Z">
        <w:r>
          <w:rPr/>
          <w:delText>40009  remain</w:delText>
        </w:r>
      </w:del>
    </w:p>
    <w:p w14:paraId="41A62BEB">
      <w:pPr>
        <w:rPr>
          <w:del w:id="416" w:author="园博 苏" w:date="2026-08-07T16:24:38Z"/>
          <w:rFonts w:hint="eastAsia"/>
        </w:rPr>
      </w:pPr>
      <w:del w:id="417" w:author="园博 苏" w:date="2026-08-07T16:24:38Z">
        <w:r>
          <w:rPr/>
          <w:delText>40010  EXT_AGC_ENABLE</w:delText>
        </w:r>
      </w:del>
    </w:p>
    <w:p w14:paraId="1EEFA08D">
      <w:pPr>
        <w:rPr>
          <w:del w:id="418" w:author="园博 苏" w:date="2026-08-07T16:24:38Z"/>
          <w:rFonts w:hint="eastAsia"/>
        </w:rPr>
      </w:pPr>
      <w:del w:id="419" w:author="园博 苏" w:date="2026-08-07T16:24:38Z">
        <w:r>
          <w:rPr/>
          <w:delText xml:space="preserve">40011  </w:delText>
        </w:r>
      </w:del>
      <w:r>
        <w:rPr>
          <w:rFonts w:hint="eastAsia"/>
        </w:rPr>
        <w:t>CMD_SEQ</w:t>
      </w:r>
    </w:p>
    <w:p w14:paraId="69EF1451">
      <w:pPr>
        <w:rPr>
          <w:del w:id="420" w:author="园博 苏" w:date="2026-08-07T16:24:38Z"/>
          <w:rFonts w:hint="eastAsia"/>
        </w:rPr>
      </w:pPr>
      <w:del w:id="421" w:author="园博 苏" w:date="2026-08-07T16:24:38Z">
        <w:r>
          <w:rPr/>
          <w:delText>40012  BOARD_HEARTBEAT</w:delText>
        </w:r>
      </w:del>
    </w:p>
    <w:p w14:paraId="6E5C0F9A">
      <w:pPr>
        <w:rPr>
          <w:rFonts w:hint="eastAsia"/>
        </w:rPr>
      </w:pPr>
      <w:del w:id="422" w:author="园博 苏" w:date="2026-08-07T16:24:38Z">
        <w:r>
          <w:rPr/>
          <w:delText>V4中</w:delText>
        </w:r>
      </w:del>
      <w:ins w:id="423" w:author="园博 苏" w:date="2026-08-07T16:24:38Z">
        <w:r>
          <w:rPr>
            <w:rFonts w:hint="eastAsia"/>
          </w:rPr>
          <w:t>规则明确为</w:t>
        </w:r>
      </w:ins>
      <w:r>
        <w:rPr>
          <w:rFonts w:hint="eastAsia"/>
        </w:rPr>
        <w:t>：</w:t>
      </w:r>
    </w:p>
    <w:p w14:paraId="12873331">
      <w:pPr>
        <w:rPr>
          <w:ins w:id="424" w:author="园博 苏" w:date="2026-08-07T16:24:38Z"/>
          <w:rFonts w:hint="eastAsia"/>
        </w:rPr>
      </w:pPr>
      <w:del w:id="425" w:author="园博 苏" w:date="2026-08-07T16:24:38Z">
        <w:r>
          <w:rPr/>
          <w:delText>40001～40009：来自C版AGC</w:delText>
        </w:r>
      </w:del>
      <w:del w:id="426" w:author="园博 苏" w:date="2026-08-07T16:24:38Z">
        <w:r>
          <w:rPr>
            <w:rFonts w:hint="eastAsia"/>
          </w:rPr>
          <w:delText>，</w:delText>
        </w:r>
      </w:del>
      <w:del w:id="427" w:author="园博 苏" w:date="2026-08-07T16:24:38Z">
        <w:r>
          <w:rPr/>
          <w:delText>不能继续使用V3.2中的固定测试值。40001～40009的数据类型、缩放、符号、限值和负数补码</w:delText>
        </w:r>
      </w:del>
      <w:ins w:id="428" w:author="园博 苏" w:date="2026-08-07T16:24:38Z">
        <w:r>
          <w:rPr>
            <w:rFonts w:hint="eastAsia"/>
          </w:rPr>
          <w:t xml:space="preserve">1. 只在“UPDATED + 输出有效 + </w:t>
        </w:r>
      </w:ins>
      <w:r>
        <w:rPr>
          <w:rFonts w:hint="eastAsia"/>
        </w:rPr>
        <w:t>编码</w:t>
      </w:r>
      <w:del w:id="429" w:author="园博 苏" w:date="2026-08-07T16:24:38Z">
        <w:r>
          <w:rPr/>
          <w:delText>必须完全沿用V3.2点表，不重新定义</w:delText>
        </w:r>
      </w:del>
      <w:del w:id="430" w:author="园博 苏" w:date="2026-08-07T16:24:38Z">
        <w:r>
          <w:rPr>
            <w:rFonts w:hint="eastAsia"/>
          </w:rPr>
          <w:delText>。</w:delText>
        </w:r>
      </w:del>
      <w:ins w:id="431" w:author="园博 苏" w:date="2026-08-07T16:24:38Z">
        <w:r>
          <w:rPr>
            <w:rFonts w:hint="eastAsia"/>
          </w:rPr>
          <w:t>成功 + FC16成功”时递增并提交；</w:t>
        </w:r>
      </w:ins>
    </w:p>
    <w:p w14:paraId="5BDB971D">
      <w:pPr>
        <w:rPr>
          <w:ins w:id="432" w:author="园博 苏" w:date="2026-08-07T16:24:38Z"/>
          <w:rFonts w:hint="eastAsia"/>
        </w:rPr>
      </w:pPr>
      <w:ins w:id="433" w:author="园博 苏" w:date="2026-08-07T16:24:38Z">
        <w:r>
          <w:rPr>
            <w:rFonts w:hint="eastAsia"/>
          </w:rPr>
          <w:t>2. HELD不递增；</w:t>
        </w:r>
      </w:ins>
    </w:p>
    <w:p w14:paraId="02465023">
      <w:pPr>
        <w:rPr>
          <w:ins w:id="434" w:author="园博 苏" w:date="2026-08-07T16:24:38Z"/>
          <w:rFonts w:hint="eastAsia"/>
        </w:rPr>
      </w:pPr>
      <w:ins w:id="435" w:author="园博 苏" w:date="2026-08-07T16:24:38Z">
        <w:r>
          <w:rPr>
            <w:rFonts w:hint="eastAsia"/>
          </w:rPr>
          <w:t>3. FC16失败不递增；</w:t>
        </w:r>
      </w:ins>
    </w:p>
    <w:p w14:paraId="72A2345A">
      <w:pPr>
        <w:rPr>
          <w:ins w:id="436" w:author="园博 苏" w:date="2026-08-07T16:24:38Z"/>
          <w:rFonts w:hint="eastAsia"/>
        </w:rPr>
      </w:pPr>
      <w:ins w:id="437" w:author="园博 苏" w:date="2026-08-07T16:24:38Z">
        <w:r>
          <w:rPr>
            <w:rFonts w:hint="eastAsia"/>
          </w:rPr>
          <w:t xml:space="preserve">4. </w:t>
        </w:r>
      </w:ins>
      <w:r>
        <w:rPr>
          <w:rFonts w:hint="eastAsia"/>
        </w:rPr>
        <w:t>编码</w:t>
      </w:r>
      <w:del w:id="438" w:author="园博 苏" w:date="2026-08-07T16:24:38Z">
        <w:r>
          <w:rPr/>
          <w:delText>使用V3.2现有的舍入和限值处理方式，避免V4与V3.2出现原始寄存器值不一致</w:delText>
        </w:r>
      </w:del>
      <w:ins w:id="439" w:author="园博 苏" w:date="2026-08-07T16:24:38Z">
        <w:r>
          <w:rPr>
            <w:rFonts w:hint="eastAsia"/>
          </w:rPr>
          <w:t>失败不递增；</w:t>
        </w:r>
      </w:ins>
    </w:p>
    <w:p w14:paraId="3EAE119B">
      <w:pPr>
        <w:rPr>
          <w:ins w:id="440" w:author="园博 苏" w:date="2026-08-07T16:24:38Z"/>
          <w:rFonts w:hint="eastAsia"/>
        </w:rPr>
      </w:pPr>
      <w:ins w:id="441" w:author="园博 苏" w:date="2026-08-07T16:24:38Z">
        <w:r>
          <w:rPr>
            <w:rFonts w:hint="eastAsia"/>
          </w:rPr>
          <w:t>5. 算法ERROR不递增；</w:t>
        </w:r>
      </w:ins>
    </w:p>
    <w:p w14:paraId="5869D87B">
      <w:pPr>
        <w:rPr>
          <w:rFonts w:hint="eastAsia"/>
        </w:rPr>
      </w:pPr>
      <w:ins w:id="442" w:author="园博 苏" w:date="2026-08-07T16:24:38Z">
        <w:r>
          <w:rPr>
            <w:rFonts w:hint="eastAsia"/>
          </w:rPr>
          <w:t>6. FC16重试只能重复发送同一候选寄存器和同一candidate_cmd_seq，不得再次调用AGC或再次增加序号</w:t>
        </w:r>
      </w:ins>
      <w:r>
        <w:rPr>
          <w:rFonts w:hint="eastAsia"/>
        </w:rPr>
        <w:t>。</w:t>
      </w:r>
    </w:p>
    <w:p w14:paraId="6FA2D760">
      <w:pPr>
        <w:rPr>
          <w:rFonts w:hint="eastAsia"/>
        </w:rPr>
      </w:pPr>
    </w:p>
    <w:p w14:paraId="1C59A438">
      <w:pPr>
        <w:rPr>
          <w:ins w:id="443" w:author="园博 苏" w:date="2026-08-07T16:24:38Z"/>
          <w:rFonts w:hint="eastAsia"/>
          <w:b/>
          <w:bCs/>
        </w:rPr>
      </w:pPr>
      <w:del w:id="444" w:author="园博 苏" w:date="2026-08-07T16:24:38Z">
        <w:r>
          <w:rPr>
            <w:b/>
            <w:bCs/>
          </w:rPr>
          <w:delText>40010～40012：继续沿用V3.2</w:delText>
        </w:r>
      </w:del>
      <w:ins w:id="445" w:author="园博 苏" w:date="2026-08-07T16:24:38Z">
        <w:r>
          <w:rPr>
            <w:rFonts w:hint="eastAsia"/>
            <w:b/>
            <w:bCs/>
          </w:rPr>
          <w:t>十一、AGC历史状态</w:t>
        </w:r>
      </w:ins>
      <w:r>
        <w:rPr>
          <w:rFonts w:hint="eastAsia"/>
          <w:b/>
          <w:bCs/>
        </w:rPr>
        <w:t>管理</w:t>
      </w:r>
      <w:del w:id="446" w:author="园博 苏" w:date="2026-08-07T16:24:38Z">
        <w:r>
          <w:rPr>
            <w:b/>
            <w:bCs/>
          </w:rPr>
          <w:delText>逻辑</w:delText>
        </w:r>
      </w:del>
      <w:ins w:id="447" w:author="园博 苏" w:date="2026-08-07T16:24:38Z">
        <w:r>
          <w:rPr>
            <w:rFonts w:hint="eastAsia"/>
            <w:b/>
            <w:bCs/>
          </w:rPr>
          <w:t>和候选提交</w:t>
        </w:r>
      </w:ins>
    </w:p>
    <w:p w14:paraId="2DB09DCF">
      <w:pPr>
        <w:rPr>
          <w:ins w:id="448" w:author="园博 苏" w:date="2026-08-07T16:24:38Z"/>
          <w:rFonts w:hint="eastAsia"/>
        </w:rPr>
      </w:pPr>
      <w:ins w:id="449" w:author="园博 苏" w:date="2026-08-07T16:24:38Z">
        <w:r>
          <w:rPr>
            <w:rFonts w:hint="eastAsia"/>
          </w:rPr>
          <w:t>程序启动时：</w:t>
        </w:r>
      </w:ins>
    </w:p>
    <w:p w14:paraId="466746F1">
      <w:pPr>
        <w:rPr>
          <w:ins w:id="450" w:author="园博 苏" w:date="2026-08-07T16:24:38Z"/>
          <w:rFonts w:hint="eastAsia"/>
        </w:rPr>
      </w:pPr>
      <w:ins w:id="451" w:author="园博 苏" w:date="2026-08-07T16:24:38Z">
        <w:r>
          <w:rPr>
            <w:rFonts w:hint="eastAsia"/>
          </w:rPr>
          <w:t>agc_controller_reset(&amp;agc_state)；</w:t>
        </w:r>
      </w:ins>
    </w:p>
    <w:p w14:paraId="62A09FBA">
      <w:pPr>
        <w:rPr>
          <w:rFonts w:hint="eastAsia"/>
        </w:rPr>
      </w:pPr>
      <w:ins w:id="452" w:author="园博 苏" w:date="2026-08-07T16:24:38Z">
        <w:r>
          <w:rPr>
            <w:rFonts w:hint="eastAsia"/>
          </w:rPr>
          <w:t>第一批FC03成功且核心测量有效后，</w:t>
        </w:r>
      </w:ins>
      <w:r>
        <w:t>再调用</w:t>
      </w:r>
      <w:ins w:id="453" w:author="园博 苏" w:date="2026-08-07T16:24:38Z">
        <w:r>
          <w:rPr>
            <w:rFonts w:hint="eastAsia"/>
          </w:rPr>
          <w:t>agc_controller_init()</w:t>
        </w:r>
      </w:ins>
      <w:r>
        <w:rPr>
          <w:rFonts w:hint="eastAsia"/>
          <w:lang w:eastAsia="zh-CN"/>
        </w:rPr>
        <w:t>，</w:t>
      </w:r>
      <w:r>
        <w:t>之后周期调用agc_controller_step()</w:t>
      </w:r>
      <w:ins w:id="454" w:author="园博 苏" w:date="2026-08-07T16:24:38Z">
        <w:r>
          <w:rPr>
            <w:rFonts w:hint="eastAsia"/>
          </w:rPr>
          <w:t>。</w:t>
        </w:r>
      </w:ins>
    </w:p>
    <w:p w14:paraId="471C7BCF">
      <w:pPr>
        <w:rPr>
          <w:rFonts w:hint="eastAsia"/>
        </w:rPr>
      </w:pPr>
      <w:del w:id="455" w:author="园博 苏" w:date="2026-08-07T16:24:38Z">
        <w:r>
          <w:rPr>
            <w:b/>
            <w:bCs/>
          </w:rPr>
          <w:delText>40010只有在以下条件满足时才能为1</w:delText>
        </w:r>
      </w:del>
      <w:ins w:id="456" w:author="园博 苏" w:date="2026-08-07T16:24:38Z">
        <w:r>
          <w:rPr>
            <w:rFonts w:hint="eastAsia"/>
          </w:rPr>
          <w:t>初始化规则</w:t>
        </w:r>
      </w:ins>
      <w:r>
        <w:rPr>
          <w:rFonts w:hint="eastAsia"/>
        </w:rPr>
        <w:t>：</w:t>
      </w:r>
    </w:p>
    <w:p w14:paraId="3E6DB477">
      <w:pPr>
        <w:rPr>
          <w:ins w:id="457" w:author="园博 苏" w:date="2026-08-07T16:24:38Z"/>
          <w:rFonts w:hint="eastAsia"/>
        </w:rPr>
      </w:pPr>
      <w:del w:id="458" w:author="园博 苏" w:date="2026-08-07T16:24:38Z">
        <w:r>
          <w:rPr>
            <w:rFonts w:hint="eastAsia"/>
          </w:rPr>
          <w:delText>V3.2状态=ENABLED</w:delText>
        </w:r>
      </w:del>
      <w:ins w:id="459" w:author="园博 苏" w:date="2026-08-07T16:24:38Z">
        <w:r>
          <w:rPr>
            <w:rFonts w:hint="eastAsia"/>
          </w:rPr>
          <w:t>PV内部初值=pv_init_kw，但受PV_MAX和p_unit限制；</w:t>
        </w:r>
      </w:ins>
    </w:p>
    <w:p w14:paraId="11952C44">
      <w:pPr>
        <w:rPr>
          <w:rFonts w:hint="eastAsia"/>
        </w:rPr>
      </w:pPr>
      <w:ins w:id="460" w:author="园博 苏" w:date="2026-08-07T16:24:38Z">
        <w:r>
          <w:rPr>
            <w:rFonts w:hint="eastAsia"/>
          </w:rPr>
          <w:t>ESS内部初值=0；</w:t>
        </w:r>
      </w:ins>
    </w:p>
    <w:p w14:paraId="57163007">
      <w:pPr>
        <w:rPr>
          <w:rFonts w:hint="eastAsia"/>
        </w:rPr>
      </w:pPr>
      <w:del w:id="461" w:author="园博 苏" w:date="2026-08-07T16:24:38Z">
        <w:r>
          <w:rPr>
            <w:rFonts w:hint="eastAsia"/>
          </w:rPr>
          <w:delText>agc_enable=true</w:delText>
        </w:r>
      </w:del>
      <w:ins w:id="462" w:author="园博 苏" w:date="2026-08-07T16:24:38Z">
        <w:r>
          <w:rPr>
            <w:rFonts w:hint="eastAsia"/>
          </w:rPr>
          <w:t>EV内部保存正充电幅值ev_init_kw，对外输出为负pu；</w:t>
        </w:r>
      </w:ins>
    </w:p>
    <w:p w14:paraId="76836196">
      <w:pPr>
        <w:rPr>
          <w:del w:id="463" w:author="园博 苏" w:date="2026-08-07T16:24:38Z"/>
          <w:rFonts w:hint="eastAsia"/>
        </w:rPr>
      </w:pPr>
      <w:del w:id="464" w:author="园博 苏" w:date="2026-08-07T16:24:38Z">
        <w:r>
          <w:rPr>
            <w:rFonts w:hint="eastAsia"/>
          </w:rPr>
          <w:delText>已存在一次成功提交的有效</w:delText>
        </w:r>
      </w:del>
      <w:r>
        <w:rPr>
          <w:rFonts w:hint="eastAsia"/>
        </w:rPr>
        <w:t>AGC</w:t>
      </w:r>
      <w:del w:id="465" w:author="园博 苏" w:date="2026-08-07T16:24:38Z">
        <w:r>
          <w:rPr>
            <w:rFonts w:hint="eastAsia"/>
          </w:rPr>
          <w:delText>结果</w:delText>
        </w:r>
      </w:del>
    </w:p>
    <w:p w14:paraId="1F7DEEDE">
      <w:pPr>
        <w:rPr>
          <w:rFonts w:hint="eastAsia"/>
        </w:rPr>
      </w:pPr>
      <w:del w:id="466" w:author="园博 苏" w:date="2026-08-07T16:24:38Z">
        <w:r>
          <w:rPr>
            <w:rFonts w:hint="eastAsia"/>
          </w:rPr>
          <w:delText>当前无任何通信、状态、数据、算法或编码异常</w:delText>
        </w:r>
      </w:del>
      <w:ins w:id="467" w:author="园博 苏" w:date="2026-08-07T16:24:38Z">
        <w:r>
          <w:rPr>
            <w:rFonts w:hint="eastAsia"/>
          </w:rPr>
          <w:t>_STATUS=0，dP=0，remain=0。</w:t>
        </w:r>
      </w:ins>
    </w:p>
    <w:p w14:paraId="134426F7">
      <w:pPr>
        <w:rPr>
          <w:rFonts w:hint="eastAsia"/>
        </w:rPr>
      </w:pPr>
    </w:p>
    <w:p w14:paraId="4413EB84">
      <w:pPr>
        <w:rPr>
          <w:ins w:id="468" w:author="园博 苏" w:date="2026-08-07T16:24:38Z"/>
          <w:rFonts w:hint="eastAsia"/>
        </w:rPr>
      </w:pPr>
      <w:del w:id="469" w:author="园博 苏" w:date="2026-08-07T16:24:38Z">
        <w:r>
          <w:rPr/>
          <w:delText>当前已存在有效且可发布的AGC结果。AGC_STEP_UPDATED表示本周期生成了新的候选结果；只有六路命令、AGC_STATUS、dP、remain均为有限数、满足规定范围且能够正确编码时，才允许将该候选结果用于本周期FC16发布。</w:delText>
        </w:r>
      </w:del>
      <w:ins w:id="470" w:author="园博 苏" w:date="2026-08-07T16:24:38Z">
        <w:r>
          <w:rPr>
            <w:rFonts w:hint="eastAsia"/>
          </w:rPr>
          <w:t>普通Modbus断线重连不reset、不重新init。</w:t>
        </w:r>
      </w:ins>
      <w:r>
        <w:rPr>
          <w:b/>
          <w:bCs/>
        </w:rPr>
        <w:t>当程序因为MODEL_STATUS、心跳、测量越界或通信故障退出ENABLED时：</w:t>
      </w:r>
    </w:p>
    <w:p w14:paraId="2D61FB46">
      <w:pPr>
        <w:rPr>
          <w:ins w:id="471" w:author="园博 苏" w:date="2026-08-07T16:24:38Z"/>
          <w:rFonts w:hint="eastAsia"/>
        </w:rPr>
      </w:pPr>
      <w:ins w:id="472" w:author="园博 苏" w:date="2026-08-07T16:24:38Z">
        <w:r>
          <w:rPr>
            <w:rFonts w:hint="eastAsia"/>
          </w:rPr>
          <w:t>暂停</w:t>
        </w:r>
      </w:ins>
      <w:r>
        <w:rPr>
          <w:rFonts w:hint="eastAsia"/>
        </w:rPr>
        <w:t>AGC</w:t>
      </w:r>
      <w:del w:id="473" w:author="园博 苏" w:date="2026-08-07T16:24:38Z">
        <w:r>
          <w:rPr/>
          <w:delText>_STEP_HELD表示本周期未更新算法</w:delText>
        </w:r>
      </w:del>
      <w:ins w:id="474" w:author="园博 苏" w:date="2026-08-07T16:24:38Z">
        <w:r>
          <w:rPr>
            <w:rFonts w:hint="eastAsia"/>
          </w:rPr>
          <w:t>计算；</w:t>
        </w:r>
      </w:ins>
    </w:p>
    <w:p w14:paraId="7AA618D7">
      <w:pPr>
        <w:rPr>
          <w:ins w:id="475" w:author="园博 苏" w:date="2026-08-07T16:24:38Z"/>
          <w:rFonts w:hint="eastAsia"/>
        </w:rPr>
      </w:pPr>
      <w:ins w:id="476" w:author="园博 苏" w:date="2026-08-07T16:24:38Z">
        <w:r>
          <w:rPr>
            <w:rFonts w:hint="eastAsia"/>
          </w:rPr>
          <w:t>不推进历史</w:t>
        </w:r>
      </w:ins>
      <w:r>
        <w:rPr>
          <w:rFonts w:hint="eastAsia"/>
        </w:rPr>
        <w:t>状态</w:t>
      </w:r>
      <w:del w:id="477" w:author="园博 苏" w:date="2026-08-07T16:24:38Z">
        <w:r>
          <w:rPr/>
          <w:delText>，继续使用</w:delText>
        </w:r>
      </w:del>
      <w:ins w:id="478" w:author="园博 苏" w:date="2026-08-07T16:24:38Z">
        <w:r>
          <w:rPr>
            <w:rFonts w:hint="eastAsia"/>
          </w:rPr>
          <w:t>；</w:t>
        </w:r>
      </w:ins>
    </w:p>
    <w:p w14:paraId="3A4A0825">
      <w:pPr>
        <w:rPr>
          <w:rFonts w:hint="eastAsia"/>
        </w:rPr>
      </w:pPr>
      <w:ins w:id="479" w:author="园博 苏" w:date="2026-08-07T16:24:38Z">
        <w:r>
          <w:rPr>
            <w:rFonts w:hint="eastAsia"/>
          </w:rPr>
          <w:t>保留</w:t>
        </w:r>
      </w:ins>
      <w:r>
        <w:rPr>
          <w:rFonts w:hint="eastAsia"/>
        </w:rPr>
        <w:t>最近一次已</w:t>
      </w:r>
      <w:del w:id="480" w:author="园博 苏" w:date="2026-08-07T16:24:38Z">
        <w:r>
          <w:rPr/>
          <w:delText>成功</w:delText>
        </w:r>
      </w:del>
      <w:r>
        <w:rPr>
          <w:rFonts w:hint="eastAsia"/>
        </w:rPr>
        <w:t>提交</w:t>
      </w:r>
      <w:del w:id="481" w:author="园博 苏" w:date="2026-08-07T16:24:38Z">
        <w:r>
          <w:rPr/>
          <w:delText>的有效</w:delText>
        </w:r>
      </w:del>
      <w:r>
        <w:rPr>
          <w:rFonts w:hint="eastAsia"/>
        </w:rPr>
        <w:t>结果</w:t>
      </w:r>
      <w:del w:id="482" w:author="园博 苏" w:date="2026-08-07T16:24:38Z">
        <w:r>
          <w:rPr/>
          <w:delText>，不属于算法错误。</w:delText>
        </w:r>
      </w:del>
      <w:ins w:id="483" w:author="园博 苏" w:date="2026-08-07T16:24:38Z">
        <w:r>
          <w:rPr>
            <w:rFonts w:hint="eastAsia"/>
          </w:rPr>
          <w:t>；</w:t>
        </w:r>
      </w:ins>
    </w:p>
    <w:p w14:paraId="5E712386">
      <w:pPr>
        <w:ind w:firstLine="420" w:firstLineChars="200"/>
        <w:rPr>
          <w:del w:id="484" w:author="园博 苏" w:date="2026-08-07T16:24:38Z"/>
        </w:rPr>
      </w:pPr>
      <w:del w:id="485" w:author="园博 苏" w:date="2026-08-07T16:24:38Z">
        <w:r>
          <w:rPr/>
          <w:delText>如果AGC模块返回AGC_STEP_ERROR，或者输出出现NaN/Inf、范围越界、编码失败，则本周期</w:delText>
        </w:r>
      </w:del>
      <w:r>
        <w:rPr>
          <w:rFonts w:hint="eastAsia"/>
        </w:rPr>
        <w:t>40010</w:t>
      </w:r>
      <w:del w:id="486" w:author="园博 苏" w:date="2026-08-07T16:24:38Z">
        <w:r>
          <w:rPr/>
          <w:delText>必须为0，候选AGC状态和CMD_SEQ均不得提交，并记录对应错误原因。程序启动后，在第一份有效AGC结果生成并具备发布条件之前，40010保持为0。</w:delText>
        </w:r>
      </w:del>
    </w:p>
    <w:p w14:paraId="356CA299">
      <w:pPr>
        <w:ind w:firstLine="420" w:firstLineChars="200"/>
        <w:rPr>
          <w:del w:id="487" w:author="园博 苏" w:date="2026-08-07T16:24:38Z"/>
        </w:rPr>
      </w:pPr>
      <w:del w:id="488" w:author="园博 苏" w:date="2026-08-07T16:24:38Z">
        <w:r>
          <w:rPr/>
          <w:delText>输出范围要求：PV为0～1 pu，ESS为</w:delText>
        </w:r>
      </w:del>
      <w:del w:id="489" w:author="园博 苏" w:date="2026-08-07T16:24:38Z">
        <w:r>
          <w:rPr>
            <w:rFonts w:ascii="Cambria Math" w:hAnsi="Cambria Math" w:cs="Cambria Math"/>
          </w:rPr>
          <w:delText>−</w:delText>
        </w:r>
      </w:del>
      <w:del w:id="490" w:author="园博 苏" w:date="2026-08-07T16:24:38Z">
        <w:r>
          <w:rPr/>
          <w:delText>1～1 pu，EV为</w:delText>
        </w:r>
      </w:del>
      <w:del w:id="491" w:author="园博 苏" w:date="2026-08-07T16:24:38Z">
        <w:r>
          <w:rPr>
            <w:rFonts w:ascii="Cambria Math" w:hAnsi="Cambria Math" w:cs="Cambria Math"/>
          </w:rPr>
          <w:delText>−</w:delText>
        </w:r>
      </w:del>
      <w:del w:id="492" w:author="园博 苏" w:date="2026-08-07T16:24:38Z">
        <w:r>
          <w:rPr/>
          <w:delText>1～0 pu，AGC_STATUS为</w:delText>
        </w:r>
      </w:del>
      <w:del w:id="493" w:author="园博 苏" w:date="2026-08-07T16:24:38Z">
        <w:r>
          <w:rPr>
            <w:rFonts w:ascii="Cambria Math" w:hAnsi="Cambria Math" w:cs="Cambria Math"/>
          </w:rPr>
          <w:delText>−</w:delText>
        </w:r>
      </w:del>
      <w:del w:id="494" w:author="园博 苏" w:date="2026-08-07T16:24:38Z">
        <w:r>
          <w:rPr/>
          <w:delText>2～2，remain不小于0。</w:delText>
        </w:r>
      </w:del>
    </w:p>
    <w:p w14:paraId="06FB5666">
      <w:pPr>
        <w:rPr>
          <w:ins w:id="495" w:author="园博 苏" w:date="2026-08-07T16:24:39Z"/>
          <w:rFonts w:hint="eastAsia"/>
        </w:rPr>
      </w:pPr>
      <w:del w:id="496" w:author="园博 苏" w:date="2026-08-07T16:24:38Z">
        <w:r>
          <w:rPr/>
          <w:delText>任一安全条件失效时，40010立即为0</w:delText>
        </w:r>
      </w:del>
      <w:ins w:id="497" w:author="园博 苏" w:date="2026-08-07T16:24:38Z">
        <w:r>
          <w:rPr>
            <w:rFonts w:hint="eastAsia"/>
          </w:rPr>
          <w:t>立即置0。</w:t>
        </w:r>
      </w:ins>
    </w:p>
    <w:p w14:paraId="0C237EFE">
      <w:pPr>
        <w:rPr>
          <w:rFonts w:hint="eastAsia"/>
        </w:rPr>
      </w:pPr>
      <w:ins w:id="498" w:author="园博 苏" w:date="2026-08-07T16:24:39Z">
        <w:r>
          <w:rPr>
            <w:rFonts w:hint="eastAsia"/>
          </w:rPr>
          <w:t>恢复并重新满足连续3个有效周期后，从保留的历史状态继续</w:t>
        </w:r>
      </w:ins>
      <w:r>
        <w:rPr>
          <w:rFonts w:hint="eastAsia"/>
        </w:rPr>
        <w:t>。</w:t>
      </w:r>
    </w:p>
    <w:p w14:paraId="48CB8A0C">
      <w:pPr>
        <w:rPr>
          <w:rFonts w:hint="eastAsia"/>
        </w:rPr>
      </w:pPr>
    </w:p>
    <w:p w14:paraId="62AE461C">
      <w:pPr>
        <w:rPr>
          <w:rFonts w:hint="eastAsia"/>
          <w:b/>
          <w:bCs/>
        </w:rPr>
      </w:pPr>
      <w:r>
        <w:rPr>
          <w:b/>
          <w:bCs/>
        </w:rPr>
        <w:t>只有板端程序重新启动时，才重新初始化AGC。普通Modbus断线重连不重置AGC。</w:t>
      </w:r>
    </w:p>
    <w:p w14:paraId="7C751E77">
      <w:pPr>
        <w:ind w:firstLine="420" w:firstLineChars="200"/>
        <w:rPr>
          <w:rFonts w:hint="eastAsia"/>
        </w:rPr>
      </w:pPr>
      <w:r>
        <w:t>请采用“候选状态—成功提交”方式。</w:t>
      </w:r>
      <w:r>
        <w:rPr>
          <w:rFonts w:hint="eastAsia"/>
        </w:rPr>
        <w:t>每次准备调用AGC时，先复制当前正式AgcState形成candidate_state，并在候选状态上调用agc_controller_step()。</w:t>
      </w:r>
    </w:p>
    <w:p w14:paraId="4BD7277A">
      <w:pPr>
        <w:ind w:firstLine="420" w:firstLineChars="200"/>
        <w:rPr>
          <w:rFonts w:hint="eastAsia"/>
        </w:rPr>
      </w:pPr>
      <w:r>
        <w:rPr>
          <w:rFonts w:hint="eastAsia"/>
        </w:rPr>
        <w:t>若返回AGC_STEP_UPDATED，表示生成了新的候选AGC状态和命令，此时：</w:t>
      </w:r>
    </w:p>
    <w:p w14:paraId="373A2B90">
      <w:pPr>
        <w:ind w:firstLine="420" w:firstLineChars="200"/>
        <w:rPr>
          <w:rFonts w:hint="eastAsia"/>
        </w:rPr>
      </w:pPr>
      <w:r>
        <w:rPr>
          <w:rFonts w:hint="eastAsia"/>
        </w:rPr>
        <w:t>candidate_cmd_seq = committed_cmd_seq + 1</w:t>
      </w:r>
    </w:p>
    <w:p w14:paraId="753BA1E8">
      <w:pPr>
        <w:ind w:firstLine="420" w:firstLineChars="200"/>
        <w:rPr>
          <w:rFonts w:hint="eastAsia"/>
        </w:rPr>
      </w:pPr>
      <w:r>
        <w:rPr>
          <w:rFonts w:hint="eastAsia"/>
        </w:rPr>
        <w:t>使用新的候选输出和candidate_cmd_seq构造FC16报文。只有输出有效、编码成功且FC16写入成功后，才同时提交：</w:t>
      </w:r>
    </w:p>
    <w:p w14:paraId="7B1F396B">
      <w:pPr>
        <w:ind w:firstLine="420" w:firstLineChars="200"/>
        <w:rPr>
          <w:rFonts w:hint="eastAsia"/>
        </w:rPr>
      </w:pPr>
      <w:r>
        <w:rPr>
          <w:rFonts w:hint="eastAsia"/>
        </w:rPr>
        <w:t>agc_state = candidate_state</w:t>
      </w:r>
    </w:p>
    <w:p w14:paraId="03B10ED7">
      <w:pPr>
        <w:ind w:firstLine="420" w:firstLineChars="200"/>
        <w:rPr>
          <w:rFonts w:hint="eastAsia"/>
        </w:rPr>
      </w:pPr>
      <w:r>
        <w:rPr>
          <w:rFonts w:hint="eastAsia"/>
        </w:rPr>
        <w:t>committed_cmd_seq = candidate_cmd_seq</w:t>
      </w:r>
    </w:p>
    <w:p w14:paraId="7E56DCD8">
      <w:pPr>
        <w:ind w:firstLine="420" w:firstLineChars="200"/>
        <w:rPr>
          <w:rFonts w:hint="eastAsia"/>
        </w:rPr>
      </w:pPr>
      <w:r>
        <w:rPr>
          <w:rFonts w:hint="eastAsia"/>
        </w:rPr>
        <w:t>若FC16失败，则保留该次候选报文用于重试，不得重新调用AGC；最终失败时丢弃候选状态，正式AgcState和committed_cmd_seq保持不变。</w:t>
      </w:r>
    </w:p>
    <w:p w14:paraId="33FBF105">
      <w:pPr>
        <w:ind w:firstLine="420" w:firstLineChars="200"/>
        <w:rPr>
          <w:rFonts w:hint="eastAsia"/>
        </w:rPr>
      </w:pPr>
      <w:r>
        <w:rPr>
          <w:rFonts w:hint="eastAsia"/>
        </w:rPr>
        <w:t>若返回AGC_STEP_HELD，不产生新的candidate_cmd_seq，继续使用最近一次已成功提交的40001～40009和committed_cmd_seq，不得推进AGC状态或增加CMD_SEQ。</w:t>
      </w:r>
    </w:p>
    <w:p w14:paraId="5B777743">
      <w:pPr>
        <w:ind w:firstLine="420" w:firstLineChars="200"/>
      </w:pPr>
      <w:r>
        <w:rPr>
          <w:rFonts w:hint="eastAsia"/>
        </w:rPr>
        <w:t>若返回AGC_STEP_ERROR，本周期不得提交候选状态和CMD_SEQ，并令40010为0。</w:t>
      </w:r>
    </w:p>
    <w:p w14:paraId="73099D3C">
      <w:pPr>
        <w:ind w:firstLine="420" w:firstLineChars="200"/>
      </w:pPr>
      <w:r>
        <w:t>不允许直接在正式状态上执行AGC后，再在FC16失败时保留已经前进的算法状态。</w:t>
      </w:r>
    </w:p>
    <w:p w14:paraId="0C8C1C18">
      <w:pPr>
        <w:rPr>
          <w:b/>
          <w:bCs/>
          <w:color w:val="0000FF"/>
          <w:sz w:val="24"/>
          <w:szCs w:val="28"/>
          <w:highlight w:val="none"/>
        </w:rPr>
      </w:pPr>
      <w:r>
        <w:rPr>
          <w:b/>
          <w:bCs/>
          <w:color w:val="0000FF"/>
          <w:sz w:val="24"/>
          <w:szCs w:val="28"/>
          <w:highlight w:val="none"/>
        </w:rPr>
        <w:t>示意：</w:t>
      </w:r>
    </w:p>
    <w:p w14:paraId="61F6993E">
      <w:pPr>
        <w:rPr>
          <w:rFonts w:hint="eastAsia"/>
        </w:rPr>
      </w:pPr>
      <w:r>
        <w:rPr>
          <w:rFonts w:hint="eastAsia"/>
        </w:rPr>
        <w:t>/* 先复制正式AGC状态，在候选状态上执行算法 */</w:t>
      </w:r>
    </w:p>
    <w:p w14:paraId="4166AD6D">
      <w:pPr>
        <w:rPr>
          <w:rFonts w:hint="eastAsia"/>
        </w:rPr>
      </w:pPr>
      <w:r>
        <w:rPr>
          <w:rFonts w:hint="eastAsia"/>
        </w:rPr>
        <w:t>AgcState candidate_state = agc_state;</w:t>
      </w:r>
    </w:p>
    <w:p w14:paraId="3ED8C74E">
      <w:pPr>
        <w:rPr>
          <w:rFonts w:hint="eastAsia"/>
        </w:rPr>
      </w:pPr>
      <w:r>
        <w:rPr>
          <w:rFonts w:hint="eastAsia"/>
        </w:rPr>
        <w:t>AgcOutputs candidate_outputs;</w:t>
      </w:r>
    </w:p>
    <w:p w14:paraId="72919D4E">
      <w:pPr>
        <w:rPr>
          <w:rFonts w:hint="eastAsia"/>
        </w:rPr>
      </w:pPr>
    </w:p>
    <w:p w14:paraId="502B2CF9">
      <w:pPr>
        <w:rPr>
          <w:rFonts w:hint="eastAsia"/>
        </w:rPr>
      </w:pPr>
      <w:r>
        <w:rPr>
          <w:rFonts w:hint="eastAsia"/>
        </w:rPr>
        <w:t>AgcStepResult result = agc_controller_step(</w:t>
      </w:r>
    </w:p>
    <w:p w14:paraId="0D316E74">
      <w:pPr>
        <w:rPr>
          <w:rFonts w:hint="eastAsia"/>
        </w:rPr>
      </w:pPr>
      <w:r>
        <w:rPr>
          <w:rFonts w:hint="eastAsia"/>
        </w:rPr>
        <w:t xml:space="preserve">    &amp;candidate_state,</w:t>
      </w:r>
    </w:p>
    <w:p w14:paraId="1758FDC6">
      <w:pPr>
        <w:rPr>
          <w:rFonts w:hint="eastAsia"/>
        </w:rPr>
      </w:pPr>
      <w:r>
        <w:rPr>
          <w:rFonts w:hint="eastAsia"/>
        </w:rPr>
        <w:t xml:space="preserve">    &amp;params,</w:t>
      </w:r>
    </w:p>
    <w:p w14:paraId="07B7865D">
      <w:pPr>
        <w:rPr>
          <w:rFonts w:hint="eastAsia"/>
        </w:rPr>
      </w:pPr>
      <w:r>
        <w:rPr>
          <w:rFonts w:hint="eastAsia"/>
        </w:rPr>
        <w:t xml:space="preserve">    &amp;inputs,</w:t>
      </w:r>
    </w:p>
    <w:p w14:paraId="268CFD1B">
      <w:pPr>
        <w:rPr>
          <w:rFonts w:hint="eastAsia"/>
        </w:rPr>
      </w:pPr>
      <w:r>
        <w:rPr>
          <w:rFonts w:hint="eastAsia"/>
        </w:rPr>
        <w:t xml:space="preserve">    &amp;candidate_outputs);</w:t>
      </w:r>
    </w:p>
    <w:p w14:paraId="3AAC6E66">
      <w:pPr>
        <w:rPr>
          <w:rFonts w:hint="eastAsia"/>
        </w:rPr>
      </w:pPr>
    </w:p>
    <w:p w14:paraId="25F175AF">
      <w:pPr>
        <w:rPr>
          <w:rFonts w:hint="eastAsia"/>
        </w:rPr>
      </w:pPr>
      <w:r>
        <w:rPr>
          <w:rFonts w:hint="eastAsia"/>
        </w:rPr>
        <w:t>/* 1. 本周期真正产生了新的AGC结果 */</w:t>
      </w:r>
    </w:p>
    <w:p w14:paraId="5F4E95B6">
      <w:pPr>
        <w:rPr>
          <w:rFonts w:hint="eastAsia"/>
        </w:rPr>
      </w:pPr>
      <w:r>
        <w:rPr>
          <w:rFonts w:hint="eastAsia"/>
        </w:rPr>
        <w:t>if (result == AGC_STEP_UPDATED) {</w:t>
      </w:r>
    </w:p>
    <w:p w14:paraId="6196849E">
      <w:pPr>
        <w:rPr>
          <w:rFonts w:hint="eastAsia"/>
        </w:rPr>
      </w:pPr>
    </w:p>
    <w:p w14:paraId="561F03AF">
      <w:pPr>
        <w:rPr>
          <w:rFonts w:hint="eastAsia"/>
        </w:rPr>
      </w:pPr>
      <w:r>
        <w:rPr>
          <w:rFonts w:hint="eastAsia"/>
        </w:rPr>
        <w:t xml:space="preserve">    uint16_t candidate_cmd_seq =</w:t>
      </w:r>
    </w:p>
    <w:p w14:paraId="5F1EEBD9">
      <w:pPr>
        <w:rPr>
          <w:rFonts w:hint="eastAsia"/>
        </w:rPr>
      </w:pPr>
      <w:r>
        <w:rPr>
          <w:rFonts w:hint="eastAsia"/>
        </w:rPr>
        <w:t xml:space="preserve">        (uint16_t)(committed_cmd_seq + 1U);</w:t>
      </w:r>
    </w:p>
    <w:p w14:paraId="62C80F14">
      <w:pPr>
        <w:rPr>
          <w:rFonts w:hint="eastAsia"/>
        </w:rPr>
      </w:pPr>
    </w:p>
    <w:p w14:paraId="7FD754DC">
      <w:pPr>
        <w:rPr>
          <w:rFonts w:hint="eastAsia"/>
        </w:rPr>
      </w:pPr>
      <w:r>
        <w:rPr>
          <w:rFonts w:hint="eastAsia"/>
        </w:rPr>
        <w:t xml:space="preserve">    bool outputs_valid =</w:t>
      </w:r>
    </w:p>
    <w:p w14:paraId="4887F308">
      <w:pPr>
        <w:rPr>
          <w:rFonts w:hint="eastAsia"/>
        </w:rPr>
      </w:pPr>
      <w:r>
        <w:rPr>
          <w:rFonts w:hint="eastAsia"/>
        </w:rPr>
        <w:t xml:space="preserve">        check_agc_outputs(&amp;candidate_outputs);</w:t>
      </w:r>
    </w:p>
    <w:p w14:paraId="4E83A20F">
      <w:pPr>
        <w:rPr>
          <w:rFonts w:hint="eastAsia"/>
        </w:rPr>
      </w:pPr>
    </w:p>
    <w:p w14:paraId="45EF88F1">
      <w:pPr>
        <w:rPr>
          <w:rFonts w:hint="eastAsia"/>
        </w:rPr>
      </w:pPr>
      <w:r>
        <w:rPr>
          <w:rFonts w:hint="eastAsia"/>
        </w:rPr>
        <w:t xml:space="preserve">    bool encode_ok = false;</w:t>
      </w:r>
    </w:p>
    <w:p w14:paraId="5616485A">
      <w:pPr>
        <w:rPr>
          <w:rFonts w:hint="eastAsia"/>
        </w:rPr>
      </w:pPr>
    </w:p>
    <w:p w14:paraId="08B73A05">
      <w:pPr>
        <w:rPr>
          <w:rFonts w:hint="eastAsia"/>
        </w:rPr>
      </w:pPr>
      <w:r>
        <w:rPr>
          <w:rFonts w:hint="eastAsia"/>
        </w:rPr>
        <w:t xml:space="preserve">    if (outputs_valid) {</w:t>
      </w:r>
    </w:p>
    <w:p w14:paraId="4EB53845">
      <w:pPr>
        <w:rPr>
          <w:rFonts w:hint="eastAsia"/>
        </w:rPr>
      </w:pPr>
      <w:r>
        <w:rPr>
          <w:rFonts w:hint="eastAsia"/>
        </w:rPr>
        <w:t xml:space="preserve">        encode_ok = encode_agc_outputs(</w:t>
      </w:r>
    </w:p>
    <w:p w14:paraId="781FEFB2">
      <w:pPr>
        <w:rPr>
          <w:rFonts w:hint="eastAsia"/>
        </w:rPr>
      </w:pPr>
      <w:r>
        <w:rPr>
          <w:rFonts w:hint="eastAsia"/>
        </w:rPr>
        <w:t xml:space="preserve">            &amp;candidate_outputs,</w:t>
      </w:r>
    </w:p>
    <w:p w14:paraId="4BB85AA2">
      <w:pPr>
        <w:rPr>
          <w:rFonts w:hint="eastAsia"/>
        </w:rPr>
      </w:pPr>
      <w:r>
        <w:rPr>
          <w:rFonts w:hint="eastAsia"/>
        </w:rPr>
        <w:t xml:space="preserve">            candidate_regs_40001_40009);</w:t>
      </w:r>
    </w:p>
    <w:p w14:paraId="1E4457E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499C7C">
      <w:pPr>
        <w:rPr>
          <w:rFonts w:hint="eastAsia"/>
        </w:rPr>
      </w:pPr>
    </w:p>
    <w:p w14:paraId="66BD6CD1">
      <w:pPr>
        <w:rPr>
          <w:rFonts w:hint="eastAsia"/>
        </w:rPr>
      </w:pPr>
      <w:r>
        <w:rPr>
          <w:rFonts w:hint="eastAsia"/>
        </w:rPr>
        <w:t xml:space="preserve">    if (outputs_valid &amp;&amp; encode_ok) {</w:t>
      </w:r>
    </w:p>
    <w:p w14:paraId="428DEEB8">
      <w:pPr>
        <w:rPr>
          <w:rFonts w:hint="eastAsia"/>
        </w:rPr>
      </w:pPr>
    </w:p>
    <w:p w14:paraId="779CA55D">
      <w:pPr>
        <w:rPr>
          <w:rFonts w:hint="eastAsia"/>
        </w:rPr>
      </w:pPr>
      <w:r>
        <w:rPr>
          <w:rFonts w:hint="eastAsia"/>
        </w:rPr>
        <w:t xml:space="preserve">        build_fc16_request(</w:t>
      </w:r>
    </w:p>
    <w:p w14:paraId="4CE467C4">
      <w:pPr>
        <w:rPr>
          <w:rFonts w:hint="eastAsia"/>
        </w:rPr>
      </w:pPr>
      <w:r>
        <w:rPr>
          <w:rFonts w:hint="eastAsia"/>
        </w:rPr>
        <w:t xml:space="preserve">            candidate_regs_40001_40009,</w:t>
      </w:r>
    </w:p>
    <w:p w14:paraId="4770B166">
      <w:pPr>
        <w:rPr>
          <w:rFonts w:hint="eastAsia"/>
        </w:rPr>
      </w:pPr>
      <w:r>
        <w:rPr>
          <w:rFonts w:hint="eastAsia"/>
        </w:rPr>
        <w:t xml:space="preserve">            candidate_cmd_seq,</w:t>
      </w:r>
    </w:p>
    <w:p w14:paraId="3ED973F2">
      <w:pPr>
        <w:rPr>
          <w:rFonts w:hint="eastAsia"/>
        </w:rPr>
      </w:pPr>
      <w:r>
        <w:rPr>
          <w:rFonts w:hint="eastAsia"/>
        </w:rPr>
        <w:t xml:space="preserve">            board_heartbeat);</w:t>
      </w:r>
    </w:p>
    <w:p w14:paraId="46066751">
      <w:pPr>
        <w:rPr>
          <w:rFonts w:hint="eastAsia"/>
        </w:rPr>
      </w:pPr>
    </w:p>
    <w:p w14:paraId="6CB27726">
      <w:pPr>
        <w:rPr>
          <w:rFonts w:hint="eastAsia"/>
        </w:rPr>
      </w:pPr>
      <w:r>
        <w:rPr>
          <w:rFonts w:hint="eastAsia"/>
        </w:rPr>
        <w:t xml:space="preserve">        /*</w:t>
      </w:r>
    </w:p>
    <w:p w14:paraId="33F6B3D6">
      <w:pPr>
        <w:rPr>
          <w:rFonts w:hint="eastAsia"/>
        </w:rPr>
      </w:pPr>
      <w:r>
        <w:rPr>
          <w:rFonts w:hint="eastAsia"/>
        </w:rPr>
        <w:t xml:space="preserve">         * FC16失败后如需重试：</w:t>
      </w:r>
    </w:p>
    <w:p w14:paraId="039EB8B2">
      <w:pPr>
        <w:rPr>
          <w:rFonts w:hint="eastAsia"/>
        </w:rPr>
      </w:pPr>
      <w:r>
        <w:rPr>
          <w:rFonts w:hint="eastAsia"/>
        </w:rPr>
        <w:t xml:space="preserve">         * 必须重复发送这一组候选寄存器和同一candidate_cmd_seq，</w:t>
      </w:r>
    </w:p>
    <w:p w14:paraId="5974006B">
      <w:pPr>
        <w:rPr>
          <w:rFonts w:hint="eastAsia"/>
        </w:rPr>
      </w:pPr>
      <w:r>
        <w:rPr>
          <w:rFonts w:hint="eastAsia"/>
        </w:rPr>
        <w:t xml:space="preserve">         * 不得再次调用agc_controller_step()，</w:t>
      </w:r>
    </w:p>
    <w:p w14:paraId="0165FD52">
      <w:pPr>
        <w:rPr>
          <w:rFonts w:hint="eastAsia"/>
        </w:rPr>
      </w:pPr>
      <w:r>
        <w:rPr>
          <w:rFonts w:hint="eastAsia"/>
        </w:rPr>
        <w:t xml:space="preserve">         * 不得再次增加CMD_SEQ。</w:t>
      </w:r>
    </w:p>
    <w:p w14:paraId="3BA2F137">
      <w:pPr>
        <w:rPr>
          <w:rFonts w:hint="eastAsia"/>
        </w:rPr>
      </w:pPr>
      <w:r>
        <w:rPr>
          <w:rFonts w:hint="eastAsia"/>
        </w:rPr>
        <w:t xml:space="preserve">         */</w:t>
      </w:r>
    </w:p>
    <w:p w14:paraId="601F6ECE">
      <w:pPr>
        <w:rPr>
          <w:rFonts w:hint="eastAsia"/>
        </w:rPr>
      </w:pPr>
    </w:p>
    <w:p w14:paraId="58B26D1E">
      <w:pPr>
        <w:rPr>
          <w:rFonts w:hint="eastAsia"/>
        </w:rPr>
      </w:pPr>
      <w:r>
        <w:rPr>
          <w:rFonts w:hint="eastAsia"/>
        </w:rPr>
        <w:t xml:space="preserve">        if (fc16_ok) {</w:t>
      </w:r>
    </w:p>
    <w:p w14:paraId="674A99AC">
      <w:pPr>
        <w:rPr>
          <w:rFonts w:hint="eastAsia"/>
        </w:rPr>
      </w:pPr>
    </w:p>
    <w:p w14:paraId="59F57DB8">
      <w:pPr>
        <w:rPr>
          <w:rFonts w:hint="eastAsia"/>
        </w:rPr>
      </w:pPr>
      <w:r>
        <w:rPr>
          <w:rFonts w:hint="eastAsia"/>
        </w:rPr>
        <w:t xml:space="preserve">            /*</w:t>
      </w:r>
    </w:p>
    <w:p w14:paraId="17CACCB7">
      <w:pPr>
        <w:rPr>
          <w:rFonts w:hint="eastAsia"/>
        </w:rPr>
      </w:pPr>
      <w:r>
        <w:rPr>
          <w:rFonts w:hint="eastAsia"/>
        </w:rPr>
        <w:t xml:space="preserve">             * 只有FC16成功后，</w:t>
      </w:r>
    </w:p>
    <w:p w14:paraId="40C22B09">
      <w:pPr>
        <w:rPr>
          <w:rFonts w:hint="eastAsia"/>
        </w:rPr>
      </w:pPr>
      <w:r>
        <w:rPr>
          <w:rFonts w:hint="eastAsia"/>
        </w:rPr>
        <w:t xml:space="preserve">             * 才正式提交本次AGC历史状态和CMD_SEQ。</w:t>
      </w:r>
    </w:p>
    <w:p w14:paraId="000C8FA8">
      <w:pPr>
        <w:rPr>
          <w:rFonts w:hint="eastAsia"/>
        </w:rPr>
      </w:pPr>
      <w:r>
        <w:rPr>
          <w:rFonts w:hint="eastAsia"/>
        </w:rPr>
        <w:t xml:space="preserve">             */</w:t>
      </w:r>
    </w:p>
    <w:p w14:paraId="23442DAF">
      <w:pPr>
        <w:rPr>
          <w:rFonts w:hint="eastAsia"/>
        </w:rPr>
      </w:pPr>
      <w:r>
        <w:rPr>
          <w:rFonts w:hint="eastAsia"/>
        </w:rPr>
        <w:t xml:space="preserve">            agc_state = candidate_state;</w:t>
      </w:r>
    </w:p>
    <w:p w14:paraId="5BEFFC24">
      <w:pPr>
        <w:rPr>
          <w:rFonts w:hint="eastAsia"/>
        </w:rPr>
      </w:pPr>
      <w:r>
        <w:rPr>
          <w:rFonts w:hint="eastAsia"/>
        </w:rPr>
        <w:t xml:space="preserve">            committed_cmd_seq = candidate_cmd_seq;</w:t>
      </w:r>
    </w:p>
    <w:p w14:paraId="72F82B39">
      <w:pPr>
        <w:rPr>
          <w:rFonts w:hint="eastAsia"/>
        </w:rPr>
      </w:pPr>
    </w:p>
    <w:p w14:paraId="7C6E0BDE">
      <w:pPr>
        <w:rPr>
          <w:rFonts w:hint="eastAsia"/>
        </w:rPr>
      </w:pPr>
      <w:r>
        <w:rPr>
          <w:rFonts w:hint="eastAsia"/>
        </w:rPr>
        <w:t xml:space="preserve">            /*</w:t>
      </w:r>
    </w:p>
    <w:p w14:paraId="63D2F551">
      <w:pPr>
        <w:rPr>
          <w:rFonts w:hint="eastAsia"/>
        </w:rPr>
      </w:pPr>
      <w:r>
        <w:rPr>
          <w:rFonts w:hint="eastAsia"/>
        </w:rPr>
        <w:t xml:space="preserve">             * 保存本次已经成功发布的40001～40009，</w:t>
      </w:r>
    </w:p>
    <w:p w14:paraId="67910618">
      <w:pPr>
        <w:rPr>
          <w:rFonts w:hint="eastAsia"/>
        </w:rPr>
      </w:pPr>
      <w:r>
        <w:rPr>
          <w:rFonts w:hint="eastAsia"/>
        </w:rPr>
        <w:t xml:space="preserve">             * 供后续HELD周期继续发送。</w:t>
      </w:r>
    </w:p>
    <w:p w14:paraId="40C47D01">
      <w:pPr>
        <w:rPr>
          <w:rFonts w:hint="eastAsia"/>
        </w:rPr>
      </w:pPr>
      <w:r>
        <w:rPr>
          <w:rFonts w:hint="eastAsia"/>
        </w:rPr>
        <w:t xml:space="preserve">             */</w:t>
      </w:r>
    </w:p>
    <w:p w14:paraId="5E4D8B6F">
      <w:pPr>
        <w:rPr>
          <w:rFonts w:hint="eastAsia"/>
        </w:rPr>
      </w:pPr>
      <w:r>
        <w:rPr>
          <w:rFonts w:hint="eastAsia"/>
        </w:rPr>
        <w:t xml:space="preserve">            memcpy(</w:t>
      </w:r>
    </w:p>
    <w:p w14:paraId="054D771E">
      <w:pPr>
        <w:rPr>
          <w:rFonts w:hint="eastAsia"/>
        </w:rPr>
      </w:pPr>
      <w:r>
        <w:rPr>
          <w:rFonts w:hint="eastAsia"/>
        </w:rPr>
        <w:t xml:space="preserve">                committed_regs_40001_40009,</w:t>
      </w:r>
    </w:p>
    <w:p w14:paraId="064A2A9D">
      <w:pPr>
        <w:rPr>
          <w:rFonts w:hint="eastAsia"/>
        </w:rPr>
      </w:pPr>
      <w:r>
        <w:rPr>
          <w:rFonts w:hint="eastAsia"/>
        </w:rPr>
        <w:t xml:space="preserve">                candidate_regs_40001_40009,</w:t>
      </w:r>
    </w:p>
    <w:p w14:paraId="7FEB276F">
      <w:pPr>
        <w:rPr>
          <w:rFonts w:hint="eastAsia"/>
        </w:rPr>
      </w:pPr>
      <w:r>
        <w:rPr>
          <w:rFonts w:hint="eastAsia"/>
        </w:rPr>
        <w:t xml:space="preserve">                sizeof(committed_regs_40001_40009));</w:t>
      </w:r>
    </w:p>
    <w:p w14:paraId="3229F2CE">
      <w:pPr>
        <w:rPr>
          <w:rFonts w:hint="eastAsia"/>
        </w:rPr>
      </w:pPr>
    </w:p>
    <w:p w14:paraId="7DA39AEB">
      <w:pPr>
        <w:rPr>
          <w:rFonts w:hint="eastAsia"/>
        </w:rPr>
      </w:pPr>
      <w:r>
        <w:rPr>
          <w:rFonts w:hint="eastAsia"/>
        </w:rPr>
        <w:t xml:space="preserve">            has_committed_agc_result = true;</w:t>
      </w:r>
    </w:p>
    <w:p w14:paraId="251BF46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F42586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776FAF1F">
      <w:pPr>
        <w:rPr>
          <w:rFonts w:hint="eastAsia"/>
        </w:rPr>
      </w:pPr>
      <w:r>
        <w:rPr>
          <w:rFonts w:hint="eastAsia"/>
        </w:rPr>
        <w:t xml:space="preserve">            /*</w:t>
      </w:r>
    </w:p>
    <w:p w14:paraId="232DD017">
      <w:pPr>
        <w:rPr>
          <w:rFonts w:hint="eastAsia"/>
        </w:rPr>
      </w:pPr>
      <w:r>
        <w:rPr>
          <w:rFonts w:hint="eastAsia"/>
        </w:rPr>
        <w:t xml:space="preserve">             * FC16失败：</w:t>
      </w:r>
    </w:p>
    <w:p w14:paraId="4C739169">
      <w:pPr>
        <w:rPr>
          <w:rFonts w:hint="eastAsia"/>
        </w:rPr>
      </w:pPr>
      <w:r>
        <w:rPr>
          <w:rFonts w:hint="eastAsia"/>
        </w:rPr>
        <w:t xml:space="preserve">             * 不提交candidate_state；</w:t>
      </w:r>
    </w:p>
    <w:p w14:paraId="08D353E9">
      <w:pPr>
        <w:rPr>
          <w:rFonts w:hint="eastAsia"/>
        </w:rPr>
      </w:pPr>
      <w:r>
        <w:rPr>
          <w:rFonts w:hint="eastAsia"/>
        </w:rPr>
        <w:t xml:space="preserve">             * 不提交candidate_cmd_seq；</w:t>
      </w:r>
    </w:p>
    <w:p w14:paraId="7FA4088E">
      <w:pPr>
        <w:rPr>
          <w:rFonts w:hint="eastAsia"/>
        </w:rPr>
      </w:pPr>
      <w:r>
        <w:rPr>
          <w:rFonts w:hint="eastAsia"/>
        </w:rPr>
        <w:t xml:space="preserve">             * 正式AgcState和committed_cmd_seq保持不变。</w:t>
      </w:r>
    </w:p>
    <w:p w14:paraId="019AD177">
      <w:pPr>
        <w:rPr>
          <w:rFonts w:hint="eastAsia"/>
        </w:rPr>
      </w:pPr>
      <w:r>
        <w:rPr>
          <w:rFonts w:hint="eastAsia"/>
        </w:rPr>
        <w:t xml:space="preserve">             *</w:t>
      </w:r>
    </w:p>
    <w:p w14:paraId="0E2AF2FE">
      <w:pPr>
        <w:rPr>
          <w:rFonts w:hint="eastAsia"/>
        </w:rPr>
      </w:pPr>
      <w:r>
        <w:rPr>
          <w:rFonts w:hint="eastAsia"/>
        </w:rPr>
        <w:t xml:space="preserve">             * 如程序按V3.2规则进行FC16重试，</w:t>
      </w:r>
    </w:p>
    <w:p w14:paraId="0FC52777">
      <w:pPr>
        <w:rPr>
          <w:rFonts w:hint="eastAsia"/>
        </w:rPr>
      </w:pPr>
      <w:r>
        <w:rPr>
          <w:rFonts w:hint="eastAsia"/>
        </w:rPr>
        <w:t xml:space="preserve">             * 重试时继续使用本次已经生成的</w:t>
      </w:r>
    </w:p>
    <w:p w14:paraId="4FB07E96">
      <w:pPr>
        <w:rPr>
          <w:rFonts w:hint="eastAsia"/>
        </w:rPr>
      </w:pPr>
      <w:r>
        <w:rPr>
          <w:rFonts w:hint="eastAsia"/>
        </w:rPr>
        <w:t xml:space="preserve">             * candidate_regs_40001_40009</w:t>
      </w:r>
    </w:p>
    <w:p w14:paraId="7BD81A9A">
      <w:pPr>
        <w:rPr>
          <w:rFonts w:hint="eastAsia"/>
        </w:rPr>
      </w:pPr>
      <w:r>
        <w:rPr>
          <w:rFonts w:hint="eastAsia"/>
        </w:rPr>
        <w:t xml:space="preserve">             * 和同一candidate_cmd_seq，</w:t>
      </w:r>
    </w:p>
    <w:p w14:paraId="758B4B03">
      <w:pPr>
        <w:rPr>
          <w:rFonts w:hint="eastAsia"/>
        </w:rPr>
      </w:pPr>
      <w:r>
        <w:rPr>
          <w:rFonts w:hint="eastAsia"/>
        </w:rPr>
        <w:t xml:space="preserve">             * 不得重新调用AGC。</w:t>
      </w:r>
    </w:p>
    <w:p w14:paraId="1DDD272F">
      <w:pPr>
        <w:rPr>
          <w:rFonts w:hint="eastAsia"/>
        </w:rPr>
      </w:pPr>
      <w:r>
        <w:rPr>
          <w:rFonts w:hint="eastAsia"/>
        </w:rPr>
        <w:t xml:space="preserve">             */</w:t>
      </w:r>
    </w:p>
    <w:p w14:paraId="14E3D6A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79FF8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5C19AB">
      <w:pPr>
        <w:rPr>
          <w:rFonts w:hint="eastAsia"/>
        </w:rPr>
      </w:pPr>
      <w:r>
        <w:rPr>
          <w:rFonts w:hint="eastAsia"/>
        </w:rPr>
        <w:t xml:space="preserve">    else {</w:t>
      </w:r>
    </w:p>
    <w:p w14:paraId="704DE897">
      <w:pPr>
        <w:rPr>
          <w:rFonts w:hint="eastAsia"/>
        </w:rPr>
      </w:pPr>
      <w:r>
        <w:rPr>
          <w:rFonts w:hint="eastAsia"/>
        </w:rPr>
        <w:t xml:space="preserve">        /*</w:t>
      </w:r>
    </w:p>
    <w:p w14:paraId="436A0879">
      <w:pPr>
        <w:rPr>
          <w:rFonts w:hint="eastAsia"/>
        </w:rPr>
      </w:pPr>
      <w:r>
        <w:rPr>
          <w:rFonts w:hint="eastAsia"/>
        </w:rPr>
        <w:t xml:space="preserve">         * AGC输出无效或编码失败：</w:t>
      </w:r>
    </w:p>
    <w:p w14:paraId="29923865">
      <w:pPr>
        <w:rPr>
          <w:rFonts w:hint="eastAsia"/>
        </w:rPr>
      </w:pPr>
      <w:r>
        <w:rPr>
          <w:rFonts w:hint="eastAsia"/>
        </w:rPr>
        <w:t>AGC。</w:t>
      </w:r>
    </w:p>
    <w:p w14:paraId="1810B366">
      <w:pPr>
        <w:rPr>
          <w:rFonts w:hint="eastAsia"/>
        </w:rPr>
      </w:pPr>
      <w:r>
        <w:rPr>
          <w:rFonts w:hint="eastAsia"/>
        </w:rPr>
        <w:t xml:space="preserve">             */</w:t>
      </w:r>
    </w:p>
    <w:p w14:paraId="37630C2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BF644C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986533">
      <w:pPr>
        <w:rPr>
          <w:rFonts w:hint="eastAsia"/>
        </w:rPr>
      </w:pPr>
      <w:r>
        <w:rPr>
          <w:rFonts w:hint="eastAsia"/>
        </w:rPr>
        <w:t xml:space="preserve">    else {</w:t>
      </w:r>
    </w:p>
    <w:p w14:paraId="0828B257">
      <w:pPr>
        <w:rPr>
          <w:rFonts w:hint="eastAsia"/>
        </w:rPr>
      </w:pPr>
      <w:r>
        <w:rPr>
          <w:rFonts w:hint="eastAsia"/>
        </w:rPr>
        <w:t xml:space="preserve">        /*</w:t>
      </w:r>
    </w:p>
    <w:p w14:paraId="12FE3CC6">
      <w:pPr>
        <w:rPr>
          <w:rFonts w:hint="eastAsia"/>
        </w:rPr>
      </w:pPr>
      <w:r>
        <w:rPr>
          <w:rFonts w:hint="eastAsia"/>
        </w:rPr>
        <w:t xml:space="preserve">         * AGC输出          * 不提交candidate_state；</w:t>
      </w:r>
    </w:p>
    <w:p w14:paraId="1DE9642A">
      <w:pPr>
        <w:rPr>
          <w:rFonts w:hint="eastAsia"/>
        </w:rPr>
      </w:pPr>
      <w:r>
        <w:rPr>
          <w:rFonts w:hint="eastAsia"/>
        </w:rPr>
        <w:t xml:space="preserve">         * 不增加CMD_SEQ；</w:t>
      </w:r>
    </w:p>
    <w:p w14:paraId="1AD02503">
      <w:pPr>
        <w:rPr>
          <w:rFonts w:hint="eastAsia"/>
        </w:rPr>
      </w:pPr>
      <w:r>
        <w:rPr>
          <w:rFonts w:hint="eastAsia"/>
        </w:rPr>
        <w:t xml:space="preserve">         * 40010置0并记录错误原因。</w:t>
      </w:r>
    </w:p>
    <w:p w14:paraId="707721FA">
      <w:pPr>
        <w:rPr>
          <w:rFonts w:hint="eastAsia"/>
        </w:rPr>
      </w:pPr>
      <w:r>
        <w:rPr>
          <w:rFonts w:hint="eastAsia"/>
        </w:rPr>
        <w:t xml:space="preserve">         */</w:t>
      </w:r>
    </w:p>
    <w:p w14:paraId="0C8AF6F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6207F9">
      <w:pPr>
        <w:rPr>
          <w:rFonts w:hint="eastAsia"/>
        </w:rPr>
      </w:pPr>
      <w:r>
        <w:rPr>
          <w:rFonts w:hint="eastAsia"/>
        </w:rPr>
        <w:t>}</w:t>
      </w:r>
    </w:p>
    <w:p w14:paraId="05DAC3B1">
      <w:pPr>
        <w:rPr>
          <w:rFonts w:hint="eastAsia"/>
        </w:rPr>
      </w:pPr>
    </w:p>
    <w:p w14:paraId="4E856E72">
      <w:pPr>
        <w:rPr>
          <w:rFonts w:hint="eastAsia"/>
        </w:rPr>
      </w:pPr>
      <w:r>
        <w:rPr>
          <w:rFonts w:hint="eastAsia"/>
        </w:rPr>
        <w:t>/* 2. 本周期没有产生新的AGC状态 */</w:t>
      </w:r>
    </w:p>
    <w:p w14:paraId="603458D4">
      <w:pPr>
        <w:rPr>
          <w:rFonts w:hint="eastAsia"/>
        </w:rPr>
      </w:pPr>
      <w:r>
        <w:rPr>
          <w:rFonts w:hint="eastAsia"/>
        </w:rPr>
        <w:t>else if (result == AGC_STEP_HELD) {</w:t>
      </w:r>
    </w:p>
    <w:p w14:paraId="367A2C48">
      <w:pPr>
        <w:rPr>
          <w:rFonts w:hint="eastAsia"/>
        </w:rPr>
      </w:pPr>
    </w:p>
    <w:p w14:paraId="49197024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4D0CB6DC">
      <w:pPr>
        <w:rPr>
          <w:rFonts w:hint="eastAsia"/>
        </w:rPr>
      </w:pPr>
      <w:r>
        <w:rPr>
          <w:rFonts w:hint="eastAsia"/>
        </w:rPr>
        <w:t xml:space="preserve">     * HELD不是算法错误。</w:t>
      </w:r>
    </w:p>
    <w:p w14:paraId="38168F1B">
      <w:pPr>
        <w:rPr>
          <w:rFonts w:hint="eastAsia"/>
        </w:rPr>
      </w:pPr>
      <w:r>
        <w:rPr>
          <w:rFonts w:hint="eastAsia"/>
        </w:rPr>
        <w:t xml:space="preserve">     * 本周期：</w:t>
      </w:r>
    </w:p>
    <w:p w14:paraId="21ADABFD">
      <w:pPr>
        <w:rPr>
          <w:rFonts w:hint="eastAsia"/>
        </w:rPr>
      </w:pPr>
      <w:r>
        <w:rPr>
          <w:rFonts w:hint="eastAsia"/>
        </w:rPr>
        <w:t xml:space="preserve">     * 1. 不提交candidate_state；</w:t>
      </w:r>
    </w:p>
    <w:p w14:paraId="40206DB7">
      <w:pPr>
        <w:rPr>
          <w:rFonts w:hint="eastAsia"/>
        </w:rPr>
      </w:pPr>
      <w:r>
        <w:rPr>
          <w:rFonts w:hint="eastAsia"/>
        </w:rPr>
        <w:t xml:space="preserve">     * 2. 不产生新的candidate_cmd_seq；</w:t>
      </w:r>
    </w:p>
    <w:p w14:paraId="74408A05">
      <w:pPr>
        <w:rPr>
          <w:rFonts w:hint="eastAsia"/>
        </w:rPr>
      </w:pPr>
      <w:r>
        <w:rPr>
          <w:rFonts w:hint="eastAsia"/>
        </w:rPr>
        <w:t xml:space="preserve">     * 3. committed_cmd_seq保持不变；</w:t>
      </w:r>
    </w:p>
    <w:p w14:paraId="5EBCFC07">
      <w:pPr>
        <w:rPr>
          <w:rFonts w:hint="eastAsia"/>
        </w:rPr>
      </w:pPr>
      <w:r>
        <w:rPr>
          <w:rFonts w:hint="eastAsia"/>
        </w:rPr>
        <w:t xml:space="preserve">     * 4. 继续使用最近一次已经成功提交的40001～40009。</w:t>
      </w:r>
    </w:p>
    <w:p w14:paraId="562D0835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65F83317">
      <w:pPr>
        <w:rPr>
          <w:rFonts w:hint="eastAsia"/>
        </w:rPr>
      </w:pPr>
    </w:p>
    <w:p w14:paraId="199420B2">
      <w:pPr>
        <w:rPr>
          <w:rFonts w:hint="eastAsia"/>
        </w:rPr>
      </w:pPr>
      <w:r>
        <w:rPr>
          <w:rFonts w:hint="eastAsia"/>
        </w:rPr>
        <w:t xml:space="preserve">    if (has_committed_agc_result) {</w:t>
      </w:r>
    </w:p>
    <w:p w14:paraId="344FD0E9">
      <w:pPr>
        <w:rPr>
          <w:rFonts w:hint="eastAsia"/>
        </w:rPr>
      </w:pPr>
    </w:p>
    <w:p w14:paraId="65F4833B">
      <w:pPr>
        <w:rPr>
          <w:rFonts w:hint="eastAsia"/>
        </w:rPr>
      </w:pPr>
      <w:r>
        <w:rPr>
          <w:rFonts w:hint="eastAsia"/>
        </w:rPr>
        <w:t xml:space="preserve">        build_fc16_request(</w:t>
      </w:r>
    </w:p>
    <w:p w14:paraId="752118FA">
      <w:pPr>
        <w:rPr>
          <w:rFonts w:hint="eastAsia"/>
        </w:rPr>
      </w:pPr>
      <w:r>
        <w:rPr>
          <w:rFonts w:hint="eastAsia"/>
        </w:rPr>
        <w:t xml:space="preserve">            committed_regs_40001_40009,</w:t>
      </w:r>
    </w:p>
    <w:p w14:paraId="4CAF306A">
      <w:pPr>
        <w:rPr>
          <w:rFonts w:hint="eastAsia"/>
        </w:rPr>
      </w:pPr>
      <w:r>
        <w:rPr>
          <w:rFonts w:hint="eastAsia"/>
        </w:rPr>
        <w:t xml:space="preserve">            committed_cmd_seq,</w:t>
      </w:r>
    </w:p>
    <w:p w14:paraId="1EC4E163">
      <w:pPr>
        <w:rPr>
          <w:rFonts w:hint="eastAsia"/>
        </w:rPr>
      </w:pPr>
      <w:r>
        <w:rPr>
          <w:rFonts w:hint="eastAsia"/>
        </w:rPr>
        <w:t xml:space="preserve">            board_heartbeat);</w:t>
      </w:r>
    </w:p>
    <w:p w14:paraId="5418F2F2">
      <w:pPr>
        <w:rPr>
          <w:rFonts w:hint="eastAsia"/>
        </w:rPr>
      </w:pPr>
    </w:p>
    <w:p w14:paraId="27F03478">
      <w:pPr>
        <w:rPr>
          <w:rFonts w:hint="eastAsia"/>
        </w:rPr>
      </w:pPr>
      <w:r>
        <w:rPr>
          <w:rFonts w:hint="eastAsia"/>
        </w:rPr>
        <w:t xml:space="preserve">        /*</w:t>
      </w:r>
    </w:p>
    <w:p w14:paraId="237F9ACD">
      <w:pPr>
        <w:rPr>
          <w:rFonts w:hint="eastAsia"/>
        </w:rPr>
      </w:pPr>
      <w:r>
        <w:rPr>
          <w:rFonts w:hint="eastAsia"/>
        </w:rPr>
        <w:t xml:space="preserve">         * 本次FC16成功或失败，</w:t>
      </w:r>
    </w:p>
    <w:p w14:paraId="6B6101DF">
      <w:pPr>
        <w:rPr>
          <w:rFonts w:hint="eastAsia"/>
        </w:rPr>
      </w:pPr>
      <w:r>
        <w:rPr>
          <w:rFonts w:hint="eastAsia"/>
        </w:rPr>
        <w:t xml:space="preserve">         * 均不得改变AGC历史状态和CMD_SEQ。</w:t>
      </w:r>
    </w:p>
    <w:p w14:paraId="3BBD8A66">
      <w:pPr>
        <w:rPr>
          <w:rFonts w:hint="eastAsia"/>
        </w:rPr>
      </w:pPr>
      <w:r>
        <w:rPr>
          <w:rFonts w:hint="eastAsia"/>
        </w:rPr>
        <w:t xml:space="preserve">         */</w:t>
      </w:r>
    </w:p>
    <w:p w14:paraId="45BFE21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7FC238">
      <w:pPr>
        <w:rPr>
          <w:rFonts w:hint="eastAsia"/>
        </w:rPr>
      </w:pPr>
      <w:r>
        <w:rPr>
          <w:rFonts w:hint="eastAsia"/>
        </w:rPr>
        <w:t xml:space="preserve">    else {</w:t>
      </w:r>
    </w:p>
    <w:p w14:paraId="04B76A34">
      <w:pPr>
        <w:rPr>
          <w:rFonts w:hint="eastAsia"/>
        </w:rPr>
      </w:pPr>
      <w:r>
        <w:rPr>
          <w:rFonts w:hint="eastAsia"/>
        </w:rPr>
        <w:t xml:space="preserve">        /*</w:t>
      </w:r>
    </w:p>
    <w:p w14:paraId="64BC1B60">
      <w:pPr>
        <w:rPr>
          <w:rFonts w:hint="eastAsia"/>
        </w:rPr>
      </w:pPr>
      <w:r>
        <w:rPr>
          <w:rFonts w:hint="eastAsia"/>
        </w:rPr>
        <w:t xml:space="preserve">         * 程序启动后如果尚不存在任何成功提交的AGC结果，</w:t>
      </w:r>
    </w:p>
    <w:p w14:paraId="09374B68">
      <w:pPr>
        <w:rPr>
          <w:rFonts w:hint="eastAsia"/>
        </w:rPr>
      </w:pPr>
      <w:r>
        <w:rPr>
          <w:rFonts w:hint="eastAsia"/>
        </w:rPr>
        <w:t xml:space="preserve">         * 则40010保持为0，</w:t>
      </w:r>
    </w:p>
    <w:p w14:paraId="330E6E37">
      <w:pPr>
        <w:rPr>
          <w:rFonts w:hint="eastAsia"/>
        </w:rPr>
      </w:pPr>
      <w:r>
        <w:rPr>
          <w:rFonts w:hint="eastAsia"/>
        </w:rPr>
        <w:t xml:space="preserve">         * 不得把未提交结果作为有效AGC命令发布。</w:t>
      </w:r>
    </w:p>
    <w:p w14:paraId="1F00DC3B">
      <w:pPr>
        <w:rPr>
          <w:rFonts w:hint="eastAsia"/>
        </w:rPr>
      </w:pPr>
      <w:r>
        <w:rPr>
          <w:rFonts w:hint="eastAsia"/>
        </w:rPr>
        <w:t xml:space="preserve">         */</w:t>
      </w:r>
    </w:p>
    <w:p w14:paraId="410C0A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FEF674">
      <w:pPr>
        <w:rPr>
          <w:rFonts w:hint="eastAsia"/>
        </w:rPr>
      </w:pPr>
      <w:r>
        <w:rPr>
          <w:rFonts w:hint="eastAsia"/>
        </w:rPr>
        <w:t>}</w:t>
      </w:r>
    </w:p>
    <w:p w14:paraId="229AE852">
      <w:pPr>
        <w:rPr>
          <w:rFonts w:hint="eastAsia"/>
        </w:rPr>
      </w:pPr>
    </w:p>
    <w:p w14:paraId="410A41D0">
      <w:pPr>
        <w:rPr>
          <w:rFonts w:hint="eastAsia"/>
        </w:rPr>
      </w:pPr>
      <w:r>
        <w:rPr>
          <w:rFonts w:hint="eastAsia"/>
        </w:rPr>
        <w:t>/* 3. AGC计算异常 */</w:t>
      </w:r>
    </w:p>
    <w:p w14:paraId="164015B5">
      <w:pPr>
        <w:rPr>
          <w:rFonts w:hint="eastAsia"/>
        </w:rPr>
      </w:pPr>
      <w:r>
        <w:rPr>
          <w:rFonts w:hint="eastAsia"/>
        </w:rPr>
        <w:t>else {  /* AGC_STEP_ERROR */</w:t>
      </w:r>
    </w:p>
    <w:p w14:paraId="3E95357B">
      <w:pPr>
        <w:rPr>
          <w:rFonts w:hint="eastAsia"/>
        </w:rPr>
      </w:pPr>
    </w:p>
    <w:p w14:paraId="62E152D8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235B6DE8">
      <w:pPr>
        <w:rPr>
          <w:rFonts w:hint="eastAsia"/>
        </w:rPr>
      </w:pPr>
      <w:r>
        <w:rPr>
          <w:rFonts w:hint="eastAsia"/>
        </w:rPr>
        <w:t xml:space="preserve">     * 本周期：</w:t>
      </w:r>
    </w:p>
    <w:p w14:paraId="0568E564">
      <w:pPr>
        <w:rPr>
          <w:rFonts w:hint="eastAsia"/>
        </w:rPr>
      </w:pPr>
      <w:r>
        <w:rPr>
          <w:rFonts w:hint="eastAsia"/>
        </w:rPr>
        <w:t xml:space="preserve">     * 1. 不提交candidate_state；</w:t>
      </w:r>
    </w:p>
    <w:p w14:paraId="4E1F6FCD">
      <w:pPr>
        <w:rPr>
          <w:rFonts w:hint="eastAsia"/>
        </w:rPr>
      </w:pPr>
      <w:r>
        <w:rPr>
          <w:rFonts w:hint="eastAsia"/>
        </w:rPr>
        <w:t xml:space="preserve">     * 2. 不增加CMD_SEQ；</w:t>
      </w:r>
    </w:p>
    <w:p w14:paraId="75D0B308">
      <w:pPr>
        <w:rPr>
          <w:rFonts w:hint="eastAsia"/>
        </w:rPr>
      </w:pPr>
      <w:r>
        <w:rPr>
          <w:rFonts w:hint="eastAsia"/>
        </w:rPr>
        <w:t xml:space="preserve">     * 3. 不把本次结果作为有效AGC结果发布；</w:t>
      </w:r>
    </w:p>
    <w:p w14:paraId="4BA70D7D">
      <w:pPr>
        <w:rPr>
          <w:rFonts w:hint="eastAsia"/>
        </w:rPr>
      </w:pPr>
      <w:r>
        <w:rPr>
          <w:rFonts w:hint="eastAsia"/>
        </w:rPr>
        <w:t xml:space="preserve">     * 4. 40010立即置0；</w:t>
      </w:r>
    </w:p>
    <w:p w14:paraId="2BE6B101">
      <w:pPr>
        <w:rPr>
          <w:rFonts w:hint="eastAsia"/>
        </w:rPr>
      </w:pPr>
      <w:r>
        <w:rPr>
          <w:rFonts w:hint="eastAsia"/>
        </w:rPr>
        <w:t xml:space="preserve">     * 5. 按V3.2异常处理逻辑记录和处理。</w:t>
      </w:r>
    </w:p>
    <w:p w14:paraId="26EA49C1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3681DCF">
      <w:pPr>
        <w:rPr>
          <w:rFonts w:hint="eastAsia"/>
        </w:rPr>
      </w:pPr>
      <w:r>
        <w:rPr>
          <w:rFonts w:hint="eastAsia"/>
        </w:rPr>
        <w:t>}</w:t>
      </w:r>
    </w:p>
    <w:p w14:paraId="231E62D7">
      <w:pPr>
        <w:rPr>
          <w:rFonts w:hint="eastAsia"/>
        </w:rPr>
      </w:pPr>
    </w:p>
    <w:p w14:paraId="15FB5787">
      <w:pPr>
        <w:rPr>
          <w:rFonts w:hint="eastAsia"/>
        </w:rPr>
      </w:pPr>
      <w:r>
        <w:rPr>
          <w:rFonts w:hint="eastAsia"/>
        </w:rPr>
        <w:t>上述代码仅用于说明V4所要求的程序行为和状态提交逻辑，不要求采用完全相同的内部函数名、变量名或程序结构。最终程序须保证：</w:t>
      </w:r>
    </w:p>
    <w:p w14:paraId="12709192">
      <w:pPr>
        <w:rPr>
          <w:rFonts w:hint="eastAsia"/>
        </w:rPr>
      </w:pPr>
      <w:r>
        <w:rPr>
          <w:rFonts w:hint="eastAsia"/>
        </w:rPr>
        <w:t>AGC_STEP_UPDATED时，只有在AGC输出有效、编码成功且FC16成功后，才提交新的AgcState并使CMD_SEQ增加1；</w:t>
      </w:r>
    </w:p>
    <w:p w14:paraId="086A636F">
      <w:pPr>
        <w:rPr>
          <w:rFonts w:hint="eastAsia"/>
        </w:rPr>
      </w:pPr>
      <w:r>
        <w:rPr>
          <w:rFonts w:hint="eastAsia"/>
        </w:rPr>
        <w:t>AGC_STEP_HELD时，不推进AGC历史状态，不产生新的CMD_SEQ，继续使用最近一次成功提交的40001～40009；</w:t>
      </w:r>
    </w:p>
    <w:p w14:paraId="122F0E22">
      <w:pPr>
        <w:rPr>
          <w:rFonts w:hint="eastAsia"/>
        </w:rPr>
      </w:pPr>
      <w:r>
        <w:rPr>
          <w:rFonts w:hint="eastAsia"/>
        </w:rPr>
        <w:t>AGC_STEP_ERROR、输出无效、编码失败或FC16最终失败时，均不得提交候选AGC状态和候选CMD_SEQ；</w:t>
      </w:r>
    </w:p>
    <w:p w14:paraId="75E899BC">
      <w:pPr>
        <w:rPr>
          <w:rFonts w:hint="eastAsia"/>
        </w:rPr>
      </w:pPr>
      <w:r>
        <w:rPr>
          <w:rFonts w:hint="eastAsia"/>
        </w:rPr>
        <w:t>FC16重试不得重新调用agc_controller_step()，不得重复推进AGC状态，也不得重复增加CMD_SEQ；</w:t>
      </w:r>
    </w:p>
    <w:p w14:paraId="492BE67A">
      <w:pPr>
        <w:rPr>
          <w:rFonts w:hint="eastAsia"/>
        </w:rPr>
      </w:pPr>
      <w:r>
        <w:rPr>
          <w:rFonts w:hint="eastAsia"/>
        </w:rPr>
        <w:t>程序启动后，在第一份有效AGC结果成功提交以前，40010 EXT_AGC_ENABLE必须保持为0</w:t>
      </w:r>
    </w:p>
    <w:p w14:paraId="6C41974C">
      <w:pPr>
        <w:rPr>
          <w:rFonts w:hint="eastAsia"/>
        </w:rPr>
      </w:pPr>
    </w:p>
    <w:p w14:paraId="0B7A31D6">
      <w:pPr>
        <w:rPr>
          <w:b/>
          <w:bCs/>
          <w:color w:val="EE0000"/>
        </w:rPr>
      </w:pPr>
      <w:r>
        <w:rPr>
          <w:b/>
          <w:bCs/>
          <w:color w:val="EE0000"/>
        </w:rPr>
        <w:t>程序启动时至少打印：</w:t>
      </w:r>
    </w:p>
    <w:p w14:paraId="69D6A2ED">
      <w:r>
        <w:t>version=V4.0-shadow</w:t>
      </w:r>
    </w:p>
    <w:p w14:paraId="6A35432C">
      <w:r>
        <w:t>algorithm_mode=agc_shadow</w:t>
      </w:r>
    </w:p>
    <w:p w14:paraId="49D9CDB7">
      <w:r>
        <w:t>agc_controller_version</w:t>
      </w:r>
    </w:p>
    <w:p w14:paraId="20CEFD8F">
      <w:r>
        <w:t>comm_cycle_ms</w:t>
      </w:r>
    </w:p>
    <w:p w14:paraId="0E2C1567">
      <w:r>
        <w:t>ts_agc_s</w:t>
      </w:r>
    </w:p>
    <w:p w14:paraId="6491CA96">
      <w:r>
        <w:t>p_target_kw</w:t>
      </w:r>
    </w:p>
    <w:p w14:paraId="57EBDD68">
      <w:r>
        <w:t>p_dead_kw</w:t>
      </w:r>
    </w:p>
    <w:p w14:paraId="6B448E86">
      <w:r>
        <w:t>pcc_sign_gain</w:t>
      </w:r>
    </w:p>
    <w:p w14:paraId="3375A0F7">
      <w:r>
        <w:t>p_unit_kw</w:t>
      </w:r>
    </w:p>
    <w:p w14:paraId="70FF2FA5">
      <w:r>
        <w:t>soc_min</w:t>
      </w:r>
    </w:p>
    <w:p w14:paraId="6AC79840">
      <w:r>
        <w:t>soc_max</w:t>
      </w:r>
    </w:p>
    <w:p w14:paraId="7D3A118D">
      <w:r>
        <w:t>pv_init_kw</w:t>
      </w:r>
    </w:p>
    <w:p w14:paraId="6F9C2807">
      <w:r>
        <w:t>ev_init_kw</w:t>
      </w:r>
    </w:p>
    <w:p w14:paraId="336AB2E9">
      <w:r>
        <w:t>agc_enable</w:t>
      </w:r>
    </w:p>
    <w:p w14:paraId="5F02BA18">
      <w:r>
        <w:t>agc_reset_on_reconnect</w:t>
      </w:r>
    </w:p>
    <w:p w14:paraId="06AA1DD0">
      <w:r>
        <w:t>agc_csv_enable</w:t>
      </w:r>
    </w:p>
    <w:p w14:paraId="2C4E06DC">
      <w:pPr>
        <w:rPr>
          <w:rFonts w:hint="eastAsia"/>
        </w:rPr>
      </w:pPr>
    </w:p>
    <w:p w14:paraId="20FC61C3">
      <w:pPr>
        <w:rPr>
          <w:rFonts w:hint="eastAsia"/>
        </w:rPr>
      </w:pPr>
    </w:p>
    <w:p w14:paraId="170EEBA2">
      <w:pPr>
        <w:rPr>
          <w:rFonts w:hint="eastAsia"/>
          <w:b/>
          <w:bCs/>
        </w:rPr>
      </w:pPr>
      <w:r>
        <w:rPr>
          <w:b/>
          <w:bCs/>
        </w:rPr>
        <w:t>每次AGC实际执行时至少记录：</w:t>
      </w:r>
    </w:p>
    <w:p w14:paraId="3B9519A6">
      <w:pPr>
        <w:rPr>
          <w:rFonts w:hint="eastAsia"/>
        </w:rPr>
      </w:pPr>
      <w:r>
        <w:rPr>
          <w:rFonts w:hint="eastAsia"/>
        </w:rPr>
        <w:t>AGC执行序号</w:t>
      </w:r>
    </w:p>
    <w:p w14:paraId="4199E98E">
      <w:pPr>
        <w:rPr>
          <w:rFonts w:hint="eastAsia"/>
        </w:rPr>
      </w:pPr>
      <w:r>
        <w:rPr>
          <w:rFonts w:hint="eastAsia"/>
        </w:rPr>
        <w:t>当前V3.2状态</w:t>
      </w:r>
    </w:p>
    <w:p w14:paraId="54EF0553">
      <w:pPr>
        <w:rPr>
          <w:rFonts w:hint="eastAsia"/>
        </w:rPr>
      </w:pPr>
      <w:r>
        <w:rPr>
          <w:rFonts w:hint="eastAsia"/>
        </w:rPr>
        <w:t>AGC调用结果（UPDATED、HELD或ERROR）</w:t>
      </w:r>
    </w:p>
    <w:p w14:paraId="0C6F065A">
      <w:pPr>
        <w:rPr>
          <w:rFonts w:hint="eastAsia"/>
        </w:rPr>
      </w:pPr>
      <w:r>
        <w:rPr>
          <w:rFonts w:hint="eastAsia"/>
        </w:rPr>
        <w:t>P_target</w:t>
      </w:r>
    </w:p>
    <w:p w14:paraId="24120902">
      <w:pPr>
        <w:rPr>
          <w:rFonts w:hint="eastAsia"/>
        </w:rPr>
      </w:pPr>
      <w:r>
        <w:rPr>
          <w:rFonts w:hint="eastAsia"/>
        </w:rPr>
        <w:t>40101原始寄存器值</w:t>
      </w:r>
    </w:p>
    <w:p w14:paraId="255F9642">
      <w:pPr>
        <w:rPr>
          <w:rFonts w:hint="eastAsia"/>
        </w:rPr>
      </w:pPr>
      <w:r>
        <w:rPr>
          <w:rFonts w:hint="eastAsia"/>
        </w:rPr>
        <w:t>PCC解码后的工程量</w:t>
      </w:r>
    </w:p>
    <w:p w14:paraId="7212D803">
      <w:pPr>
        <w:rPr>
          <w:rFonts w:hint="eastAsia"/>
        </w:rPr>
      </w:pPr>
      <w:r>
        <w:rPr>
          <w:rFonts w:hint="eastAsia"/>
        </w:rPr>
        <w:t>PCC乘以pcc_sign_gain后的AGC输入值</w:t>
      </w:r>
    </w:p>
    <w:p w14:paraId="6F865FCE">
      <w:pPr>
        <w:rPr>
          <w:rFonts w:hint="eastAsia"/>
        </w:rPr>
      </w:pPr>
      <w:r>
        <w:rPr>
          <w:rFonts w:hint="eastAsia"/>
        </w:rPr>
        <w:t>PV1_MAX、PV2_MAX</w:t>
      </w:r>
    </w:p>
    <w:p w14:paraId="20777C3C">
      <w:pPr>
        <w:rPr>
          <w:rFonts w:hint="eastAsia"/>
        </w:rPr>
      </w:pPr>
      <w:r>
        <w:rPr>
          <w:rFonts w:hint="eastAsia"/>
        </w:rPr>
        <w:t>SOC1、SOC2</w:t>
      </w:r>
    </w:p>
    <w:p w14:paraId="4E7D4F85">
      <w:pPr>
        <w:rPr>
          <w:rFonts w:hint="eastAsia"/>
        </w:rPr>
      </w:pPr>
      <w:r>
        <w:rPr>
          <w:rFonts w:hint="eastAsia"/>
        </w:rPr>
        <w:t>六路设备实测有功功率：</w:t>
      </w:r>
    </w:p>
    <w:p w14:paraId="7CBFE1B1">
      <w:pPr>
        <w:rPr>
          <w:rFonts w:hint="eastAsia"/>
        </w:rPr>
      </w:pPr>
      <w:r>
        <w:rPr>
          <w:rFonts w:hint="eastAsia"/>
        </w:rPr>
        <w:t>PV1_P_MEAS、PV2_P_MEAS、ESS1_P_MEAS、ESS2_P_MEAS、EV1_P_MEAS、EV2_P_MEAS；</w:t>
      </w:r>
    </w:p>
    <w:p w14:paraId="076A7B53">
      <w:pPr>
        <w:rPr>
          <w:rFonts w:hint="eastAsia"/>
        </w:rPr>
      </w:pPr>
      <w:r>
        <w:rPr>
          <w:rFonts w:hint="eastAsia"/>
        </w:rPr>
        <w:t>六路AGC输出</w:t>
      </w:r>
    </w:p>
    <w:p w14:paraId="30FD5ED6">
      <w:pPr>
        <w:rPr>
          <w:rFonts w:hint="eastAsia"/>
        </w:rPr>
      </w:pPr>
      <w:r>
        <w:rPr>
          <w:rFonts w:hint="eastAsia"/>
        </w:rPr>
        <w:t>AGC_STATUS</w:t>
      </w:r>
    </w:p>
    <w:p w14:paraId="5332641F">
      <w:pPr>
        <w:rPr>
          <w:rFonts w:hint="eastAsia"/>
        </w:rPr>
      </w:pPr>
      <w:r>
        <w:rPr>
          <w:rFonts w:hint="eastAsia"/>
        </w:rPr>
        <w:t>dP</w:t>
      </w:r>
    </w:p>
    <w:p w14:paraId="5CE8FEB8">
      <w:pPr>
        <w:rPr>
          <w:rFonts w:hint="eastAsia"/>
        </w:rPr>
      </w:pPr>
      <w:r>
        <w:rPr>
          <w:rFonts w:hint="eastAsia"/>
        </w:rPr>
        <w:t>remain</w:t>
      </w:r>
    </w:p>
    <w:p w14:paraId="7D166FC5">
      <w:pPr>
        <w:rPr>
          <w:rFonts w:hint="eastAsia"/>
        </w:rPr>
      </w:pPr>
      <w:r>
        <w:rPr>
          <w:rFonts w:hint="eastAsia"/>
        </w:rPr>
        <w:t>候选CMD_SEQ</w:t>
      </w:r>
    </w:p>
    <w:p w14:paraId="74012ECE">
      <w:pPr>
        <w:rPr>
          <w:rFonts w:hint="eastAsia"/>
        </w:rPr>
      </w:pPr>
      <w:r>
        <w:rPr>
          <w:rFonts w:hint="eastAsia"/>
        </w:rPr>
        <w:t>FC16结果</w:t>
      </w:r>
    </w:p>
    <w:p w14:paraId="19E48846">
      <w:r>
        <w:rPr>
          <w:rFonts w:hint="eastAsia"/>
        </w:rPr>
        <w:t>成功提交后的CMD_SEQ</w:t>
      </w:r>
    </w:p>
    <w:p w14:paraId="47F58612">
      <w:pPr>
        <w:rPr>
          <w:rFonts w:hint="eastAsia"/>
        </w:rPr>
      </w:pPr>
    </w:p>
    <w:p w14:paraId="2760905F">
      <w:pPr>
        <w:rPr>
          <w:rFonts w:hint="eastAsia"/>
          <w:b/>
          <w:bCs/>
        </w:rPr>
      </w:pPr>
      <w:r>
        <w:rPr>
          <w:b/>
          <w:bCs/>
        </w:rPr>
        <w:t>十二、CSV记录</w:t>
      </w:r>
    </w:p>
    <w:p w14:paraId="3E8F453C">
      <w:pPr>
        <w:rPr>
          <w:rFonts w:hint="eastAsia"/>
        </w:rPr>
      </w:pPr>
      <w:r>
        <w:t>请增加可配置的逐周期CSV记录：</w:t>
      </w:r>
      <w:r>
        <w:rPr>
          <w:rFonts w:hint="eastAsia"/>
        </w:rPr>
        <w:t>（</w:t>
      </w:r>
      <w:r>
        <w:t>CSV记录应在本周期FC16结果已经确定后写入，使同一行中的fc16_ok和cmd_seq对应本次实际发布结果。CSV写入失败不得影响通信、AGC计算和安全状态机。</w:t>
      </w:r>
      <w:r>
        <w:rPr>
          <w:rFonts w:hint="eastAsia"/>
        </w:rPr>
        <w:t>）</w:t>
      </w:r>
    </w:p>
    <w:p w14:paraId="63266CB6">
      <w:pPr>
        <w:rPr>
          <w:rFonts w:hint="eastAsia"/>
        </w:rPr>
      </w:pPr>
      <w:r>
        <w:t>"agc_csv_enable": true</w:t>
      </w:r>
    </w:p>
    <w:p w14:paraId="0C8F87DE">
      <w:pPr>
        <w:rPr>
          <w:rFonts w:hint="eastAsia"/>
        </w:rPr>
      </w:pPr>
      <w:r>
        <w:t>CSV每次AGC执行保存一行，建议字段为：</w:t>
      </w:r>
    </w:p>
    <w:p w14:paraId="3E3DA069">
      <w:pPr>
        <w:rPr>
          <w:rFonts w:hint="eastAsia"/>
        </w:rPr>
      </w:pPr>
      <w:r>
        <w:rPr>
          <w:rFonts w:hint="eastAsia"/>
        </w:rPr>
        <w:t>timestamp</w:t>
      </w:r>
    </w:p>
    <w:p w14:paraId="5505D3E4">
      <w:pPr>
        <w:rPr>
          <w:rFonts w:hint="eastAsia"/>
        </w:rPr>
      </w:pPr>
      <w:r>
        <w:rPr>
          <w:rFonts w:hint="eastAsia"/>
        </w:rPr>
        <w:t>cycle_seq</w:t>
      </w:r>
    </w:p>
    <w:p w14:paraId="1F28BF9F">
      <w:pPr>
        <w:rPr>
          <w:rFonts w:hint="eastAsia"/>
        </w:rPr>
      </w:pPr>
      <w:r>
        <w:rPr>
          <w:rFonts w:hint="eastAsia"/>
        </w:rPr>
        <w:t>agc_exec_seq</w:t>
      </w:r>
    </w:p>
    <w:p w14:paraId="1CBC7D22">
      <w:pPr>
        <w:rPr>
          <w:rFonts w:hint="eastAsia"/>
        </w:rPr>
      </w:pPr>
      <w:r>
        <w:rPr>
          <w:rFonts w:hint="eastAsia"/>
        </w:rPr>
        <w:t>v32_state</w:t>
      </w:r>
    </w:p>
    <w:p w14:paraId="4E0B2D49">
      <w:pPr>
        <w:rPr>
          <w:rFonts w:hint="eastAsia"/>
        </w:rPr>
      </w:pPr>
      <w:r>
        <w:rPr>
          <w:rFonts w:hint="eastAsia"/>
        </w:rPr>
        <w:t>agc_result</w:t>
      </w:r>
    </w:p>
    <w:p w14:paraId="07E57E5D">
      <w:pPr>
        <w:rPr>
          <w:rFonts w:hint="eastAsia"/>
        </w:rPr>
      </w:pPr>
    </w:p>
    <w:p w14:paraId="6F49528C">
      <w:pPr>
        <w:rPr>
          <w:rFonts w:hint="eastAsia"/>
        </w:rPr>
      </w:pPr>
      <w:r>
        <w:rPr>
          <w:rFonts w:hint="eastAsia"/>
        </w:rPr>
        <w:t>p_target_kw</w:t>
      </w:r>
    </w:p>
    <w:p w14:paraId="5D94D851">
      <w:pPr>
        <w:rPr>
          <w:rFonts w:hint="eastAsia"/>
        </w:rPr>
      </w:pPr>
    </w:p>
    <w:p w14:paraId="599E6654">
      <w:pPr>
        <w:rPr>
          <w:rFonts w:hint="eastAsia"/>
        </w:rPr>
      </w:pPr>
      <w:r>
        <w:rPr>
          <w:rFonts w:hint="eastAsia"/>
        </w:rPr>
        <w:t>pcc_raw</w:t>
      </w:r>
    </w:p>
    <w:p w14:paraId="48103788">
      <w:pPr>
        <w:rPr>
          <w:rFonts w:hint="eastAsia"/>
        </w:rPr>
      </w:pPr>
      <w:r>
        <w:rPr>
          <w:rFonts w:hint="eastAsia"/>
        </w:rPr>
        <w:t>pcc_decoded_kw</w:t>
      </w:r>
    </w:p>
    <w:p w14:paraId="19ADA00D">
      <w:pPr>
        <w:rPr>
          <w:rFonts w:hint="eastAsia"/>
        </w:rPr>
      </w:pPr>
      <w:r>
        <w:rPr>
          <w:rFonts w:hint="eastAsia"/>
        </w:rPr>
        <w:t>pcc_for_agc_kw</w:t>
      </w:r>
    </w:p>
    <w:p w14:paraId="08E0A1D7">
      <w:pPr>
        <w:rPr>
          <w:rFonts w:hint="eastAsia"/>
        </w:rPr>
      </w:pPr>
    </w:p>
    <w:p w14:paraId="1D094FBC">
      <w:pPr>
        <w:rPr>
          <w:rFonts w:hint="eastAsia"/>
        </w:rPr>
      </w:pPr>
      <w:r>
        <w:rPr>
          <w:rFonts w:hint="eastAsia"/>
        </w:rPr>
        <w:t>pv1_max_kw</w:t>
      </w:r>
    </w:p>
    <w:p w14:paraId="4AC15A93">
      <w:pPr>
        <w:rPr>
          <w:rFonts w:hint="eastAsia"/>
        </w:rPr>
      </w:pPr>
      <w:r>
        <w:rPr>
          <w:rFonts w:hint="eastAsia"/>
        </w:rPr>
        <w:t>pv2_max_kw</w:t>
      </w:r>
    </w:p>
    <w:p w14:paraId="1E494DBC">
      <w:pPr>
        <w:rPr>
          <w:rFonts w:hint="eastAsia"/>
        </w:rPr>
      </w:pPr>
      <w:r>
        <w:rPr>
          <w:rFonts w:hint="eastAsia"/>
        </w:rPr>
        <w:t>soc1</w:t>
      </w:r>
    </w:p>
    <w:p w14:paraId="26877D90">
      <w:pPr>
        <w:rPr>
          <w:rFonts w:hint="eastAsia"/>
        </w:rPr>
      </w:pPr>
      <w:r>
        <w:rPr>
          <w:rFonts w:hint="eastAsia"/>
        </w:rPr>
        <w:t>soc2</w:t>
      </w:r>
    </w:p>
    <w:p w14:paraId="00CD28BC">
      <w:pPr>
        <w:rPr>
          <w:rFonts w:hint="eastAsia"/>
        </w:rPr>
      </w:pPr>
    </w:p>
    <w:p w14:paraId="311CF40E">
      <w:pPr>
        <w:rPr>
          <w:rFonts w:hint="eastAsia"/>
        </w:rPr>
      </w:pPr>
      <w:r>
        <w:rPr>
          <w:rFonts w:hint="eastAsia"/>
        </w:rPr>
        <w:t>pv1_p_meas_kw</w:t>
      </w:r>
    </w:p>
    <w:p w14:paraId="6C26FA63">
      <w:pPr>
        <w:rPr>
          <w:rFonts w:hint="eastAsia"/>
        </w:rPr>
      </w:pPr>
      <w:r>
        <w:rPr>
          <w:rFonts w:hint="eastAsia"/>
        </w:rPr>
        <w:t>pv2_p_meas_kw</w:t>
      </w:r>
    </w:p>
    <w:p w14:paraId="46D96813">
      <w:pPr>
        <w:rPr>
          <w:rFonts w:hint="eastAsia"/>
        </w:rPr>
      </w:pPr>
      <w:r>
        <w:rPr>
          <w:rFonts w:hint="eastAsia"/>
        </w:rPr>
        <w:t>ess1_p_meas_kw</w:t>
      </w:r>
    </w:p>
    <w:p w14:paraId="15A62C97">
      <w:pPr>
        <w:rPr>
          <w:rFonts w:hint="eastAsia"/>
        </w:rPr>
      </w:pPr>
      <w:r>
        <w:rPr>
          <w:rFonts w:hint="eastAsia"/>
        </w:rPr>
        <w:t>ess2_p_meas_kw</w:t>
      </w:r>
    </w:p>
    <w:p w14:paraId="584CB247">
      <w:pPr>
        <w:rPr>
          <w:rFonts w:hint="eastAsia"/>
        </w:rPr>
      </w:pPr>
      <w:r>
        <w:rPr>
          <w:rFonts w:hint="eastAsia"/>
        </w:rPr>
        <w:t>ev1_p_meas_kw</w:t>
      </w:r>
    </w:p>
    <w:p w14:paraId="1E65F517">
      <w:pPr>
        <w:rPr>
          <w:rFonts w:hint="eastAsia"/>
        </w:rPr>
      </w:pPr>
      <w:r>
        <w:rPr>
          <w:rFonts w:hint="eastAsia"/>
        </w:rPr>
        <w:t>ev2_p_meas_kw</w:t>
      </w:r>
    </w:p>
    <w:p w14:paraId="2CDC0186">
      <w:pPr>
        <w:rPr>
          <w:rFonts w:hint="eastAsia"/>
        </w:rPr>
      </w:pPr>
    </w:p>
    <w:p w14:paraId="568717DC">
      <w:pPr>
        <w:rPr>
          <w:rFonts w:hint="eastAsia"/>
        </w:rPr>
      </w:pPr>
      <w:r>
        <w:rPr>
          <w:rFonts w:hint="eastAsia"/>
        </w:rPr>
        <w:t>ppv1_pu</w:t>
      </w:r>
    </w:p>
    <w:p w14:paraId="57775358">
      <w:pPr>
        <w:rPr>
          <w:rFonts w:hint="eastAsia"/>
        </w:rPr>
      </w:pPr>
      <w:r>
        <w:rPr>
          <w:rFonts w:hint="eastAsia"/>
        </w:rPr>
        <w:t>ppv2_pu</w:t>
      </w:r>
    </w:p>
    <w:p w14:paraId="7F76F51C">
      <w:pPr>
        <w:rPr>
          <w:rFonts w:hint="eastAsia"/>
        </w:rPr>
      </w:pPr>
      <w:r>
        <w:rPr>
          <w:rFonts w:hint="eastAsia"/>
        </w:rPr>
        <w:t>pess1_pu</w:t>
      </w:r>
    </w:p>
    <w:p w14:paraId="02DB8089">
      <w:pPr>
        <w:rPr>
          <w:rFonts w:hint="eastAsia"/>
        </w:rPr>
      </w:pPr>
      <w:r>
        <w:rPr>
          <w:rFonts w:hint="eastAsia"/>
        </w:rPr>
        <w:t>pess2_pu</w:t>
      </w:r>
    </w:p>
    <w:p w14:paraId="009CFBB7">
      <w:pPr>
        <w:rPr>
          <w:rFonts w:hint="eastAsia"/>
        </w:rPr>
      </w:pPr>
      <w:r>
        <w:rPr>
          <w:rFonts w:hint="eastAsia"/>
        </w:rPr>
        <w:t>pev1_pu</w:t>
      </w:r>
    </w:p>
    <w:p w14:paraId="7FED3335">
      <w:pPr>
        <w:rPr>
          <w:rFonts w:hint="eastAsia"/>
        </w:rPr>
      </w:pPr>
      <w:r>
        <w:rPr>
          <w:rFonts w:hint="eastAsia"/>
        </w:rPr>
        <w:t>pev2_pu</w:t>
      </w:r>
    </w:p>
    <w:p w14:paraId="0B84D9FF">
      <w:pPr>
        <w:rPr>
          <w:rFonts w:hint="eastAsia"/>
        </w:rPr>
      </w:pPr>
    </w:p>
    <w:p w14:paraId="33B4AA23">
      <w:pPr>
        <w:rPr>
          <w:rFonts w:hint="eastAsia"/>
        </w:rPr>
      </w:pPr>
      <w:r>
        <w:rPr>
          <w:rFonts w:hint="eastAsia"/>
        </w:rPr>
        <w:t>agc_status</w:t>
      </w:r>
    </w:p>
    <w:p w14:paraId="609BA3AE">
      <w:pPr>
        <w:rPr>
          <w:rFonts w:hint="eastAsia"/>
        </w:rPr>
      </w:pPr>
      <w:r>
        <w:rPr>
          <w:rFonts w:hint="eastAsia"/>
        </w:rPr>
        <w:t>dp_kw</w:t>
      </w:r>
    </w:p>
    <w:p w14:paraId="6165D304">
      <w:pPr>
        <w:rPr>
          <w:rFonts w:hint="eastAsia"/>
        </w:rPr>
      </w:pPr>
      <w:r>
        <w:rPr>
          <w:rFonts w:hint="eastAsia"/>
        </w:rPr>
        <w:t>remain_kw</w:t>
      </w:r>
    </w:p>
    <w:p w14:paraId="2C658559">
      <w:pPr>
        <w:rPr>
          <w:rFonts w:hint="eastAsia"/>
        </w:rPr>
      </w:pPr>
    </w:p>
    <w:p w14:paraId="18C35E8A">
      <w:pPr>
        <w:rPr>
          <w:rFonts w:hint="eastAsia"/>
        </w:rPr>
      </w:pPr>
      <w:r>
        <w:rPr>
          <w:rFonts w:hint="eastAsia"/>
        </w:rPr>
        <w:t>candidate_cmd_seq</w:t>
      </w:r>
    </w:p>
    <w:p w14:paraId="4AEBEA73">
      <w:pPr>
        <w:rPr>
          <w:rFonts w:hint="eastAsia"/>
        </w:rPr>
      </w:pPr>
      <w:r>
        <w:rPr>
          <w:rFonts w:hint="eastAsia"/>
        </w:rPr>
        <w:t>fc16_ok</w:t>
      </w:r>
    </w:p>
    <w:p w14:paraId="69F91C06">
      <w:pPr>
        <w:rPr>
          <w:rFonts w:hint="eastAsia"/>
        </w:rPr>
      </w:pPr>
      <w:r>
        <w:rPr>
          <w:rFonts w:hint="eastAsia"/>
        </w:rPr>
        <w:t>committed_cmd_seq</w:t>
      </w:r>
    </w:p>
    <w:p w14:paraId="5784C4E9">
      <w:pPr>
        <w:rPr>
          <w:rFonts w:hint="eastAsia"/>
        </w:rPr>
      </w:pPr>
      <w:r>
        <w:rPr>
          <w:rFonts w:hint="eastAsia"/>
        </w:rPr>
        <w:t>其中：</w:t>
      </w:r>
    </w:p>
    <w:p w14:paraId="0019BCD1">
      <w:pPr>
        <w:rPr>
          <w:rFonts w:hint="eastAsia"/>
        </w:rPr>
      </w:pPr>
      <w:r>
        <w:rPr>
          <w:rFonts w:hint="eastAsia"/>
        </w:rPr>
        <w:t>pv1_p_meas_kw～ev2_p_meas_kw分别对应40109～40114解码后的六台设备实测有功功率，仅用于记录，不加入当前基础AGC计算；</w:t>
      </w:r>
    </w:p>
    <w:p w14:paraId="3CC1D310">
      <w:pPr>
        <w:rPr>
          <w:rFonts w:hint="eastAsia"/>
        </w:rPr>
      </w:pPr>
      <w:r>
        <w:rPr>
          <w:rFonts w:hint="eastAsia"/>
        </w:rPr>
        <w:t>agc_result记录本周期C模块返回的AGC_STEP_UPDATED、AGC_STEP_HELD或AGC_STEP_ERROR；</w:t>
      </w:r>
    </w:p>
    <w:p w14:paraId="2F0E9BCF">
      <w:pPr>
        <w:rPr>
          <w:rFonts w:hint="eastAsia"/>
        </w:rPr>
      </w:pPr>
      <w:r>
        <w:rPr>
          <w:rFonts w:hint="eastAsia"/>
        </w:rPr>
        <w:t>candidate_cmd_seq记录本周期UPDATED时形成的候选命令序号；</w:t>
      </w:r>
    </w:p>
    <w:p w14:paraId="28974005">
      <w:pPr>
        <w:rPr>
          <w:rFonts w:hint="eastAsia"/>
        </w:rPr>
      </w:pPr>
      <w:r>
        <w:rPr>
          <w:rFonts w:hint="eastAsia"/>
        </w:rPr>
        <w:t>committed_cmd_seq记录本周期FC16处理完成后实际已经成功提交的命令序号。</w:t>
      </w:r>
    </w:p>
    <w:p w14:paraId="19CC7AA0">
      <w:pPr>
        <w:rPr>
          <w:rFonts w:hint="eastAsia"/>
        </w:rPr>
      </w:pPr>
    </w:p>
    <w:p w14:paraId="3186BB1F">
      <w:pPr>
        <w:rPr>
          <w:rFonts w:hint="eastAsia"/>
        </w:rPr>
      </w:pPr>
      <w:r>
        <w:rPr>
          <w:rFonts w:hint="eastAsia"/>
        </w:rPr>
        <w:t>CSV记录应在本周期FC16结果确定后写入，使同一行中的fc16_ok、candidate_cmd_seq和committed_cmd_seq能够反映本周期真实处理结果。CSV写入失败不得影响Modbus通信、AGC计算和V3.2安全状态机；关闭CSV记录后不得影响程序正常运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园博 苏">
    <w15:presenceInfo w15:providerId="None" w15:userId="园博 苏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2A1"/>
    <w:rsid w:val="0000783F"/>
    <w:rsid w:val="000A286A"/>
    <w:rsid w:val="000B4A73"/>
    <w:rsid w:val="000F1C56"/>
    <w:rsid w:val="001670BF"/>
    <w:rsid w:val="0022515A"/>
    <w:rsid w:val="00241CEB"/>
    <w:rsid w:val="002D548F"/>
    <w:rsid w:val="003A0EA0"/>
    <w:rsid w:val="003B167C"/>
    <w:rsid w:val="003D3115"/>
    <w:rsid w:val="003E5AAE"/>
    <w:rsid w:val="004142FB"/>
    <w:rsid w:val="00451AE9"/>
    <w:rsid w:val="004653BC"/>
    <w:rsid w:val="00475A11"/>
    <w:rsid w:val="004763E9"/>
    <w:rsid w:val="004A32FB"/>
    <w:rsid w:val="004D39A0"/>
    <w:rsid w:val="005012A1"/>
    <w:rsid w:val="00582F9D"/>
    <w:rsid w:val="0061768A"/>
    <w:rsid w:val="00650A84"/>
    <w:rsid w:val="00674D51"/>
    <w:rsid w:val="006B31BC"/>
    <w:rsid w:val="006E0200"/>
    <w:rsid w:val="00704785"/>
    <w:rsid w:val="00743255"/>
    <w:rsid w:val="007B61EB"/>
    <w:rsid w:val="007F6730"/>
    <w:rsid w:val="00817E0B"/>
    <w:rsid w:val="00867A6F"/>
    <w:rsid w:val="008A6A62"/>
    <w:rsid w:val="00966747"/>
    <w:rsid w:val="00970C26"/>
    <w:rsid w:val="00B22964"/>
    <w:rsid w:val="00B837D9"/>
    <w:rsid w:val="00BB3C24"/>
    <w:rsid w:val="00C9735A"/>
    <w:rsid w:val="00CA74D9"/>
    <w:rsid w:val="00CB4793"/>
    <w:rsid w:val="00CC5FB7"/>
    <w:rsid w:val="00E3675F"/>
    <w:rsid w:val="0D164F42"/>
    <w:rsid w:val="3FDB52D2"/>
    <w:rsid w:val="4B5300A9"/>
    <w:rsid w:val="59EF71EF"/>
    <w:rsid w:val="689446C3"/>
    <w:rsid w:val="6BEE37AA"/>
    <w:rsid w:val="709112CC"/>
    <w:rsid w:val="7DAB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4339</Words>
  <Characters>7848</Characters>
  <Lines>59</Lines>
  <Paragraphs>16</Paragraphs>
  <TotalTime>97</TotalTime>
  <ScaleCrop>false</ScaleCrop>
  <LinksUpToDate>false</LinksUpToDate>
  <CharactersWithSpaces>8086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2026-08-07T08:23:00Z</dcterms:created>
  <dc:creator>园博 苏</dc:creator>
  <cp:lastModifiedBy>苏园博</cp:lastModifiedBy>
  <dcterms:modified xsi:type="dcterms:W3CDTF">2026-08-07T10:04:01Z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eyJoZGlkIjoiNDI3Y2IzMDE5YWNkZDk5MmIzYjIzZjY5NDY4NmQyNDEiLCJ1c2VySWQiOiIxNzEzMzQ2MTk1In0=</vt:lpwstr>
  </property>
  <property fmtid="{D5CDD505-2E9C-101B-9397-08002B2CF9AE}" pid="3" name="KSOProductBuildVer">
    <vt:lpwstr>2052-12.1.0.26895</vt:lpwstr>
  </property>
  <property fmtid="{D5CDD505-2E9C-101B-9397-08002B2CF9AE}" pid="4" name="ICV">
    <vt:lpwstr>31664281A10D4926B56332BA49BE00EE_12</vt:lpwstr>
  </property>
</Properties>
</file>